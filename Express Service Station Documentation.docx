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C9C" w:rsidRDefault="00070C71" w:rsidP="00B075B8">
      <w:pPr>
        <w:ind w:left="0" w:hanging="2"/>
        <w:jc w:val="center"/>
      </w:pPr>
      <w:r>
        <w:rPr>
          <w:noProof/>
        </w:rPr>
        <w:drawing>
          <wp:inline distT="0" distB="0" distL="0" distR="0">
            <wp:extent cx="4596765" cy="6451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er.jpg"/>
                    <pic:cNvPicPr/>
                  </pic:nvPicPr>
                  <pic:blipFill>
                    <a:blip r:embed="rId9">
                      <a:extLst>
                        <a:ext uri="{28A0092B-C50C-407E-A947-70E740481C1C}">
                          <a14:useLocalDpi xmlns:a14="http://schemas.microsoft.com/office/drawing/2010/main" val="0"/>
                        </a:ext>
                      </a:extLst>
                    </a:blip>
                    <a:stretch>
                      <a:fillRect/>
                    </a:stretch>
                  </pic:blipFill>
                  <pic:spPr>
                    <a:xfrm>
                      <a:off x="0" y="0"/>
                      <a:ext cx="4602637" cy="6459842"/>
                    </a:xfrm>
                    <a:prstGeom prst="rect">
                      <a:avLst/>
                    </a:prstGeom>
                  </pic:spPr>
                </pic:pic>
              </a:graphicData>
            </a:graphic>
          </wp:inline>
        </w:drawing>
      </w:r>
    </w:p>
    <w:tbl>
      <w:tblPr>
        <w:tblStyle w:val="a"/>
        <w:tblW w:w="8820" w:type="dxa"/>
        <w:jc w:val="center"/>
        <w:tblLayout w:type="fixed"/>
        <w:tblLook w:val="0000" w:firstRow="0" w:lastRow="0" w:firstColumn="0" w:lastColumn="0" w:noHBand="0" w:noVBand="0"/>
      </w:tblPr>
      <w:tblGrid>
        <w:gridCol w:w="8820"/>
      </w:tblGrid>
      <w:tr w:rsidR="00866C9C">
        <w:trPr>
          <w:trHeight w:val="12085"/>
          <w:jc w:val="center"/>
        </w:trPr>
        <w:tc>
          <w:tcPr>
            <w:tcW w:w="8820" w:type="dxa"/>
          </w:tcPr>
          <w:p w:rsidR="00866C9C" w:rsidRDefault="00172989">
            <w:pPr>
              <w:pStyle w:val="Title"/>
              <w:pBdr>
                <w:bottom w:val="single" w:sz="4" w:space="1" w:color="000000"/>
              </w:pBdr>
              <w:ind w:left="1" w:hanging="3"/>
              <w:rPr>
                <w:rFonts w:ascii="Verdana" w:eastAsia="Verdana" w:hAnsi="Verdana" w:cs="Verdana"/>
              </w:rPr>
            </w:pPr>
            <w:r>
              <w:rPr>
                <w:rFonts w:ascii="Verdana" w:eastAsia="Verdana" w:hAnsi="Verdana" w:cs="Verdana"/>
              </w:rPr>
              <w:lastRenderedPageBreak/>
              <w:t>EXPRESS SERVICE STATION</w:t>
            </w:r>
            <w:r w:rsidR="0008605A">
              <w:rPr>
                <w:rFonts w:ascii="Verdana" w:eastAsia="Verdana" w:hAnsi="Verdana" w:cs="Verdana"/>
              </w:rPr>
              <w:t xml:space="preserve"> DOCUMENTATION</w:t>
            </w:r>
          </w:p>
          <w:p w:rsidR="00866C9C" w:rsidRDefault="00866C9C">
            <w:pPr>
              <w:pBdr>
                <w:top w:val="nil"/>
                <w:left w:val="nil"/>
                <w:bottom w:val="nil"/>
                <w:right w:val="nil"/>
                <w:between w:val="nil"/>
              </w:pBdr>
              <w:spacing w:line="240" w:lineRule="auto"/>
              <w:ind w:left="1" w:hanging="3"/>
              <w:rPr>
                <w:rFonts w:ascii="Arial" w:eastAsia="Arial" w:hAnsi="Arial" w:cs="Arial"/>
                <w:b/>
                <w:color w:val="000000"/>
                <w:sz w:val="28"/>
                <w:szCs w:val="28"/>
              </w:rPr>
            </w:pPr>
          </w:p>
          <w:p w:rsidR="00866C9C" w:rsidRDefault="00866C9C">
            <w:pPr>
              <w:pBdr>
                <w:top w:val="nil"/>
                <w:left w:val="nil"/>
                <w:bottom w:val="nil"/>
                <w:right w:val="nil"/>
                <w:between w:val="nil"/>
              </w:pBdr>
              <w:spacing w:line="240" w:lineRule="auto"/>
              <w:ind w:left="1" w:hanging="3"/>
              <w:rPr>
                <w:rFonts w:ascii="Arial" w:eastAsia="Arial" w:hAnsi="Arial" w:cs="Arial"/>
                <w:b/>
                <w:color w:val="000000"/>
                <w:sz w:val="28"/>
                <w:szCs w:val="28"/>
              </w:rPr>
            </w:pPr>
          </w:p>
          <w:p w:rsidR="00866C9C" w:rsidRDefault="00172989">
            <w:pPr>
              <w:pBdr>
                <w:top w:val="nil"/>
                <w:left w:val="nil"/>
                <w:bottom w:val="nil"/>
                <w:right w:val="nil"/>
                <w:between w:val="nil"/>
              </w:pBdr>
              <w:ind w:left="1" w:hanging="3"/>
              <w:jc w:val="center"/>
              <w:rPr>
                <w:rFonts w:ascii="Arial" w:eastAsia="Arial" w:hAnsi="Arial" w:cs="Arial"/>
                <w:color w:val="000000"/>
                <w:sz w:val="28"/>
                <w:szCs w:val="28"/>
              </w:rPr>
            </w:pPr>
            <w:r>
              <w:rPr>
                <w:rFonts w:ascii="Arial" w:eastAsia="Arial" w:hAnsi="Arial" w:cs="Arial"/>
                <w:b/>
                <w:color w:val="000000"/>
                <w:sz w:val="28"/>
                <w:szCs w:val="28"/>
              </w:rPr>
              <w:t>Express Service Station</w:t>
            </w: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rsidP="00172989">
            <w:pPr>
              <w:ind w:leftChars="0" w:left="0" w:firstLineChars="0" w:firstLine="0"/>
              <w:rPr>
                <w:rFonts w:ascii="Arial" w:eastAsia="Arial" w:hAnsi="Arial" w:cs="Arial"/>
              </w:rPr>
            </w:pPr>
          </w:p>
          <w:p w:rsidR="00866C9C" w:rsidRDefault="00866C9C">
            <w:pPr>
              <w:ind w:left="0" w:hanging="2"/>
              <w:rPr>
                <w:rFonts w:ascii="Arial" w:eastAsia="Arial" w:hAnsi="Arial" w:cs="Arial"/>
              </w:rPr>
            </w:pPr>
          </w:p>
          <w:p w:rsidR="00866C9C" w:rsidRDefault="0008605A">
            <w:pPr>
              <w:ind w:left="0" w:hanging="2"/>
              <w:rPr>
                <w:rFonts w:ascii="Arial" w:eastAsia="Arial" w:hAnsi="Arial" w:cs="Arial"/>
              </w:rPr>
            </w:pPr>
            <w:r>
              <w:rPr>
                <w:rFonts w:ascii="Arial" w:eastAsia="Arial" w:hAnsi="Arial" w:cs="Arial"/>
              </w:rPr>
              <w:t>Project</w:t>
            </w:r>
            <w:r w:rsidR="00AA616E">
              <w:rPr>
                <w:rFonts w:ascii="Arial" w:eastAsia="Arial" w:hAnsi="Arial" w:cs="Arial"/>
              </w:rPr>
              <w:t xml:space="preserve"> Manager:                     Prof</w:t>
            </w:r>
            <w:r>
              <w:rPr>
                <w:rFonts w:ascii="Arial" w:eastAsia="Arial" w:hAnsi="Arial" w:cs="Arial"/>
              </w:rPr>
              <w:t>. Saad Razzaq</w:t>
            </w:r>
          </w:p>
          <w:p w:rsidR="00866C9C" w:rsidRDefault="00866C9C">
            <w:pPr>
              <w:ind w:left="0" w:hanging="2"/>
              <w:rPr>
                <w:rFonts w:ascii="Arial" w:eastAsia="Arial" w:hAnsi="Arial" w:cs="Arial"/>
              </w:rPr>
            </w:pPr>
          </w:p>
          <w:p w:rsidR="00866C9C" w:rsidRDefault="00866C9C">
            <w:pPr>
              <w:ind w:left="0" w:hanging="2"/>
              <w:rPr>
                <w:rFonts w:ascii="Arial" w:eastAsia="Arial" w:hAnsi="Arial" w:cs="Arial"/>
              </w:rPr>
            </w:pPr>
          </w:p>
          <w:p w:rsidR="00866C9C" w:rsidRDefault="0008605A">
            <w:pPr>
              <w:ind w:left="0" w:hanging="2"/>
              <w:rPr>
                <w:rFonts w:ascii="Arial" w:eastAsia="Arial" w:hAnsi="Arial" w:cs="Arial"/>
              </w:rPr>
            </w:pPr>
            <w:r>
              <w:rPr>
                <w:rFonts w:ascii="Arial" w:eastAsia="Arial" w:hAnsi="Arial" w:cs="Arial"/>
              </w:rPr>
              <w:t>Project Team:</w:t>
            </w:r>
          </w:p>
          <w:p w:rsidR="00866C9C" w:rsidRDefault="00866C9C">
            <w:pPr>
              <w:ind w:left="0" w:hanging="2"/>
              <w:rPr>
                <w:rFonts w:ascii="Arial" w:eastAsia="Arial" w:hAnsi="Arial" w:cs="Arial"/>
              </w:rPr>
            </w:pPr>
          </w:p>
          <w:tbl>
            <w:tblPr>
              <w:tblStyle w:val="a0"/>
              <w:tblW w:w="8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20"/>
              <w:gridCol w:w="3384"/>
            </w:tblGrid>
            <w:tr w:rsidR="00866C9C">
              <w:trPr>
                <w:trHeight w:val="532"/>
              </w:trPr>
              <w:tc>
                <w:tcPr>
                  <w:tcW w:w="5020" w:type="dxa"/>
                </w:tcPr>
                <w:p w:rsidR="00866C9C" w:rsidRDefault="000F4306">
                  <w:pPr>
                    <w:ind w:left="0" w:hanging="2"/>
                    <w:rPr>
                      <w:rFonts w:ascii="Arial" w:eastAsia="Arial" w:hAnsi="Arial" w:cs="Arial"/>
                    </w:rPr>
                  </w:pPr>
                  <w:r>
                    <w:rPr>
                      <w:rFonts w:ascii="Arial" w:eastAsia="Arial" w:hAnsi="Arial" w:cs="Arial"/>
                    </w:rPr>
                    <w:t>Sajid Ali Khan</w:t>
                  </w:r>
                  <w:r w:rsidR="0008605A">
                    <w:rPr>
                      <w:rFonts w:ascii="Arial" w:eastAsia="Arial" w:hAnsi="Arial" w:cs="Arial"/>
                      <w:b/>
                    </w:rPr>
                    <w:t xml:space="preserve"> (Team leader)</w:t>
                  </w:r>
                </w:p>
              </w:tc>
              <w:tc>
                <w:tcPr>
                  <w:tcW w:w="3384" w:type="dxa"/>
                </w:tcPr>
                <w:p w:rsidR="00866C9C" w:rsidRDefault="000F4306">
                  <w:pPr>
                    <w:ind w:left="0" w:hanging="2"/>
                    <w:rPr>
                      <w:rFonts w:ascii="Arial" w:eastAsia="Arial" w:hAnsi="Arial" w:cs="Arial"/>
                    </w:rPr>
                  </w:pPr>
                  <w:r>
                    <w:rPr>
                      <w:rFonts w:ascii="Arial" w:eastAsia="Arial" w:hAnsi="Arial" w:cs="Arial"/>
                    </w:rPr>
                    <w:t>BCSF18E025</w:t>
                  </w:r>
                </w:p>
              </w:tc>
            </w:tr>
            <w:tr w:rsidR="00866C9C">
              <w:trPr>
                <w:trHeight w:val="539"/>
              </w:trPr>
              <w:tc>
                <w:tcPr>
                  <w:tcW w:w="5020" w:type="dxa"/>
                </w:tcPr>
                <w:p w:rsidR="00866C9C" w:rsidRDefault="000F4306">
                  <w:pPr>
                    <w:ind w:left="0" w:hanging="2"/>
                    <w:rPr>
                      <w:rFonts w:ascii="Arial" w:eastAsia="Arial" w:hAnsi="Arial" w:cs="Arial"/>
                    </w:rPr>
                  </w:pPr>
                  <w:r>
                    <w:rPr>
                      <w:rFonts w:ascii="Arial" w:eastAsia="Arial" w:hAnsi="Arial" w:cs="Arial"/>
                    </w:rPr>
                    <w:t>Shakeel Abbas Khan</w:t>
                  </w:r>
                </w:p>
                <w:p w:rsidR="00866C9C" w:rsidRDefault="00866C9C">
                  <w:pPr>
                    <w:ind w:left="0" w:hanging="2"/>
                    <w:rPr>
                      <w:rFonts w:ascii="Arial" w:eastAsia="Arial" w:hAnsi="Arial" w:cs="Arial"/>
                    </w:rPr>
                  </w:pPr>
                </w:p>
              </w:tc>
              <w:tc>
                <w:tcPr>
                  <w:tcW w:w="3384" w:type="dxa"/>
                </w:tcPr>
                <w:p w:rsidR="00866C9C" w:rsidRDefault="000F4306">
                  <w:pPr>
                    <w:ind w:left="0" w:hanging="2"/>
                    <w:rPr>
                      <w:rFonts w:ascii="Arial" w:eastAsia="Arial" w:hAnsi="Arial" w:cs="Arial"/>
                    </w:rPr>
                  </w:pPr>
                  <w:r>
                    <w:rPr>
                      <w:rFonts w:ascii="Arial" w:eastAsia="Arial" w:hAnsi="Arial" w:cs="Arial"/>
                    </w:rPr>
                    <w:t>BCSF18E030</w:t>
                  </w:r>
                </w:p>
              </w:tc>
            </w:tr>
            <w:tr w:rsidR="00866C9C">
              <w:trPr>
                <w:trHeight w:val="489"/>
              </w:trPr>
              <w:tc>
                <w:tcPr>
                  <w:tcW w:w="5020" w:type="dxa"/>
                </w:tcPr>
                <w:p w:rsidR="00866C9C" w:rsidRDefault="00667F4E">
                  <w:pPr>
                    <w:ind w:left="0" w:hanging="2"/>
                    <w:rPr>
                      <w:rFonts w:ascii="Arial" w:eastAsia="Arial" w:hAnsi="Arial" w:cs="Arial"/>
                    </w:rPr>
                  </w:pPr>
                  <w:r>
                    <w:rPr>
                      <w:rFonts w:ascii="Arial" w:eastAsia="Arial" w:hAnsi="Arial" w:cs="Arial"/>
                    </w:rPr>
                    <w:t xml:space="preserve"> Mohsin Farooq </w:t>
                  </w:r>
                  <w:r w:rsidR="000F4306">
                    <w:rPr>
                      <w:rFonts w:ascii="Arial" w:eastAsia="Arial" w:hAnsi="Arial" w:cs="Arial"/>
                    </w:rPr>
                    <w:t>Khan</w:t>
                  </w:r>
                  <w:r w:rsidR="0008605A">
                    <w:rPr>
                      <w:rFonts w:ascii="Arial" w:eastAsia="Arial" w:hAnsi="Arial" w:cs="Arial"/>
                    </w:rPr>
                    <w:t xml:space="preserve">    </w:t>
                  </w:r>
                </w:p>
              </w:tc>
              <w:tc>
                <w:tcPr>
                  <w:tcW w:w="3384" w:type="dxa"/>
                </w:tcPr>
                <w:p w:rsidR="00866C9C" w:rsidRDefault="000F4306">
                  <w:pPr>
                    <w:ind w:left="0" w:hanging="2"/>
                    <w:rPr>
                      <w:rFonts w:ascii="Arial" w:eastAsia="Arial" w:hAnsi="Arial" w:cs="Arial"/>
                    </w:rPr>
                  </w:pPr>
                  <w:r>
                    <w:rPr>
                      <w:rFonts w:ascii="Arial" w:eastAsia="Arial" w:hAnsi="Arial" w:cs="Arial"/>
                    </w:rPr>
                    <w:t>BCSF18E039</w:t>
                  </w:r>
                </w:p>
              </w:tc>
            </w:tr>
          </w:tbl>
          <w:p w:rsidR="00866C9C" w:rsidRDefault="00866C9C">
            <w:pPr>
              <w:ind w:left="0" w:hanging="2"/>
              <w:rPr>
                <w:rFonts w:ascii="Arial" w:eastAsia="Arial" w:hAnsi="Arial" w:cs="Arial"/>
              </w:rPr>
            </w:pPr>
          </w:p>
          <w:p w:rsidR="00866C9C" w:rsidRDefault="00866C9C">
            <w:pPr>
              <w:ind w:left="0" w:hanging="2"/>
              <w:rPr>
                <w:rFonts w:ascii="Arial" w:eastAsia="Arial" w:hAnsi="Arial" w:cs="Arial"/>
              </w:rPr>
            </w:pPr>
          </w:p>
          <w:p w:rsidR="00866C9C" w:rsidRDefault="00866C9C">
            <w:pPr>
              <w:ind w:left="0" w:hanging="2"/>
              <w:rPr>
                <w:rFonts w:ascii="Arial" w:eastAsia="Arial" w:hAnsi="Arial" w:cs="Arial"/>
              </w:rPr>
            </w:pPr>
          </w:p>
          <w:p w:rsidR="00866C9C" w:rsidRDefault="0008605A">
            <w:pPr>
              <w:ind w:left="0" w:hanging="2"/>
              <w:rPr>
                <w:rFonts w:ascii="Arial" w:eastAsia="Arial" w:hAnsi="Arial" w:cs="Arial"/>
              </w:rPr>
            </w:pPr>
            <w:r>
              <w:rPr>
                <w:rFonts w:ascii="Arial" w:eastAsia="Arial" w:hAnsi="Arial" w:cs="Arial"/>
              </w:rPr>
              <w:t>Submission Date:</w:t>
            </w: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08605A">
            <w:pPr>
              <w:pBdr>
                <w:top w:val="nil"/>
                <w:left w:val="nil"/>
                <w:bottom w:val="nil"/>
                <w:right w:val="nil"/>
                <w:between w:val="nil"/>
              </w:pBdr>
              <w:ind w:left="1" w:hanging="3"/>
              <w:rPr>
                <w:rFonts w:ascii="Arial" w:eastAsia="Arial" w:hAnsi="Arial" w:cs="Arial"/>
                <w:color w:val="000000"/>
                <w:sz w:val="28"/>
                <w:szCs w:val="28"/>
              </w:rPr>
            </w:pPr>
            <w:r>
              <w:rPr>
                <w:rFonts w:ascii="Arial" w:eastAsia="Arial" w:hAnsi="Arial" w:cs="Arial"/>
                <w:color w:val="000000"/>
                <w:sz w:val="28"/>
                <w:szCs w:val="28"/>
              </w:rPr>
              <w:t xml:space="preserve">      </w:t>
            </w:r>
            <w:r w:rsidR="00410EAE">
              <w:rPr>
                <w:rFonts w:ascii="Arial" w:eastAsia="Arial" w:hAnsi="Arial" w:cs="Arial"/>
                <w:color w:val="000000"/>
                <w:sz w:val="28"/>
                <w:szCs w:val="28"/>
              </w:rPr>
              <w:t xml:space="preserve">                               17-January-2022</w:t>
            </w: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08605A">
            <w:pPr>
              <w:pStyle w:val="Heading3"/>
              <w:ind w:left="1" w:hanging="3"/>
            </w:pPr>
            <w:bookmarkStart w:id="0" w:name="_heading=h.gjdgxs" w:colFirst="0" w:colLast="0"/>
            <w:bookmarkEnd w:id="0"/>
            <w:r>
              <w:rPr>
                <w:b/>
              </w:rPr>
              <w:t xml:space="preserve">                           _____________________</w:t>
            </w:r>
            <w:r>
              <w:rPr>
                <w:b/>
              </w:rPr>
              <w:br/>
            </w:r>
          </w:p>
          <w:p w:rsidR="00866C9C" w:rsidRDefault="0008605A">
            <w:pPr>
              <w:ind w:left="0" w:hanging="2"/>
            </w:pPr>
            <w:r>
              <w:rPr>
                <w:sz w:val="20"/>
                <w:szCs w:val="20"/>
              </w:rPr>
              <w:t xml:space="preserve">                                                                                     Project Manager’s Signature</w:t>
            </w:r>
          </w:p>
          <w:p w:rsidR="00866C9C" w:rsidRDefault="00866C9C">
            <w:pPr>
              <w:ind w:left="0" w:hanging="2"/>
            </w:pPr>
          </w:p>
          <w:p w:rsidR="00866C9C" w:rsidRDefault="0008605A">
            <w:pPr>
              <w:ind w:left="0" w:hanging="2"/>
            </w:pPr>
            <w:bookmarkStart w:id="1" w:name="_heading=h.30j0zll" w:colFirst="0" w:colLast="0"/>
            <w:bookmarkEnd w:id="1"/>
            <w:r>
              <w:br/>
            </w:r>
          </w:p>
          <w:p w:rsidR="00866C9C" w:rsidRDefault="00866C9C">
            <w:pPr>
              <w:pBdr>
                <w:top w:val="nil"/>
                <w:left w:val="nil"/>
                <w:bottom w:val="nil"/>
                <w:right w:val="nil"/>
                <w:between w:val="nil"/>
              </w:pBdr>
              <w:spacing w:line="240" w:lineRule="auto"/>
              <w:ind w:left="1" w:hanging="3"/>
              <w:rPr>
                <w:rFonts w:ascii="Arial" w:eastAsia="Arial" w:hAnsi="Arial" w:cs="Arial"/>
                <w:b/>
                <w:color w:val="000000"/>
                <w:sz w:val="28"/>
                <w:szCs w:val="28"/>
              </w:rPr>
            </w:pPr>
          </w:p>
        </w:tc>
      </w:tr>
    </w:tbl>
    <w:p w:rsidR="00866C9C" w:rsidRDefault="00866C9C">
      <w:pPr>
        <w:ind w:left="0" w:hanging="2"/>
      </w:pPr>
    </w:p>
    <w:p w:rsidR="00866C9C" w:rsidRDefault="00866C9C">
      <w:pPr>
        <w:ind w:left="0" w:hanging="2"/>
      </w:pPr>
    </w:p>
    <w:p w:rsidR="00866C9C" w:rsidRDefault="00866C9C">
      <w:pPr>
        <w:ind w:left="0" w:hanging="2"/>
      </w:pPr>
    </w:p>
    <w:p w:rsidR="00866C9C" w:rsidRDefault="00866C9C">
      <w:pPr>
        <w:ind w:left="0" w:hanging="2"/>
      </w:pPr>
    </w:p>
    <w:p w:rsidR="00866C9C" w:rsidRDefault="006E4734">
      <w:pPr>
        <w:pBdr>
          <w:bottom w:val="single" w:sz="12" w:space="1" w:color="000000"/>
        </w:pBdr>
        <w:ind w:left="0" w:hanging="2"/>
        <w:rPr>
          <w:rFonts w:ascii="Arial" w:eastAsia="Arial" w:hAnsi="Arial" w:cs="Arial"/>
          <w:color w:val="000000"/>
          <w:sz w:val="32"/>
          <w:szCs w:val="32"/>
        </w:rPr>
      </w:pPr>
      <w:sdt>
        <w:sdtPr>
          <w:tag w:val="goog_rdk_1"/>
          <w:id w:val="-410543556"/>
        </w:sdtPr>
        <w:sdtEndPr/>
        <w:sdtContent>
          <w:ins w:id="2" w:author="Farrukh Saleem" w:date="2002-03-05T10:12:00Z">
            <w:r w:rsidR="0008605A">
              <w:rPr>
                <w:rFonts w:ascii="Arial" w:eastAsia="Arial" w:hAnsi="Arial" w:cs="Arial"/>
                <w:b/>
                <w:color w:val="000000"/>
                <w:sz w:val="32"/>
                <w:szCs w:val="32"/>
              </w:rPr>
              <w:t>Table of Contents</w:t>
            </w:r>
          </w:ins>
        </w:sdtContent>
      </w:sdt>
    </w:p>
    <w:p w:rsidR="00866C9C" w:rsidRDefault="00866C9C">
      <w:pPr>
        <w:ind w:left="0" w:hanging="2"/>
      </w:pPr>
    </w:p>
    <w:p w:rsidR="00866C9C" w:rsidRDefault="00866C9C">
      <w:pPr>
        <w:ind w:left="0" w:hanging="2"/>
        <w:jc w:val="both"/>
      </w:pPr>
      <w:bookmarkStart w:id="3" w:name="_heading=h.1fob9te" w:colFirst="0" w:colLast="0"/>
      <w:bookmarkEnd w:id="3"/>
    </w:p>
    <w:sdt>
      <w:sdtPr>
        <w:id w:val="1456593994"/>
        <w:docPartObj>
          <w:docPartGallery w:val="Table of Contents"/>
          <w:docPartUnique/>
        </w:docPartObj>
      </w:sdtPr>
      <w:sdtEndPr/>
      <w:sdtContent>
        <w:p w:rsidR="00866C9C" w:rsidRDefault="0008605A">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b/>
                <w:color w:val="000000"/>
              </w:rPr>
              <w:t>1.</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b/>
              <w:color w:val="000000"/>
            </w:rPr>
            <w:t>Abstract</w:t>
          </w:r>
          <w:r>
            <w:rPr>
              <w:b/>
              <w:color w:val="000000"/>
            </w:rPr>
            <w:tab/>
            <w:t>4</w:t>
          </w:r>
          <w:r>
            <w:fldChar w:fldCharType="end"/>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tyjcwt">
            <w:r w:rsidR="0008605A">
              <w:rPr>
                <w:b/>
                <w:color w:val="000000"/>
              </w:rPr>
              <w:t>2.</w:t>
            </w:r>
          </w:hyperlink>
          <w:hyperlink w:anchor="_heading=h.tyjcwt">
            <w:r w:rsidR="0008605A">
              <w:rPr>
                <w:rFonts w:ascii="Calibri" w:eastAsia="Calibri" w:hAnsi="Calibri" w:cs="Calibri"/>
                <w:color w:val="000000"/>
                <w:sz w:val="22"/>
                <w:szCs w:val="22"/>
              </w:rPr>
              <w:tab/>
            </w:r>
          </w:hyperlink>
          <w:r w:rsidR="0008605A">
            <w:fldChar w:fldCharType="begin"/>
          </w:r>
          <w:r w:rsidR="0008605A">
            <w:instrText xml:space="preserve"> PAGEREF _heading=h.tyjcwt \h </w:instrText>
          </w:r>
          <w:r w:rsidR="0008605A">
            <w:fldChar w:fldCharType="separate"/>
          </w:r>
          <w:r w:rsidR="0008605A">
            <w:rPr>
              <w:b/>
              <w:color w:val="000000"/>
            </w:rPr>
            <w:t>Background and Justification</w:t>
          </w:r>
          <w:r w:rsidR="0008605A">
            <w:rPr>
              <w:b/>
              <w:color w:val="000000"/>
            </w:rPr>
            <w:tab/>
            <w:t>4</w:t>
          </w:r>
          <w:r w:rsidR="0008605A">
            <w:fldChar w:fldCharType="end"/>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3dy6vkm">
            <w:r w:rsidR="0008605A">
              <w:rPr>
                <w:b/>
                <w:color w:val="000000"/>
              </w:rPr>
              <w:t>3.</w:t>
            </w:r>
          </w:hyperlink>
          <w:hyperlink w:anchor="_heading=h.3dy6vkm">
            <w:r w:rsidR="0008605A">
              <w:rPr>
                <w:rFonts w:ascii="Calibri" w:eastAsia="Calibri" w:hAnsi="Calibri" w:cs="Calibri"/>
                <w:color w:val="000000"/>
                <w:sz w:val="22"/>
                <w:szCs w:val="22"/>
              </w:rPr>
              <w:tab/>
            </w:r>
          </w:hyperlink>
          <w:r w:rsidR="0008605A">
            <w:fldChar w:fldCharType="begin"/>
          </w:r>
          <w:r w:rsidR="0008605A">
            <w:instrText xml:space="preserve"> PAGEREF _heading=h.3dy6vkm \h </w:instrText>
          </w:r>
          <w:r w:rsidR="0008605A">
            <w:fldChar w:fldCharType="separate"/>
          </w:r>
          <w:r w:rsidR="0008605A">
            <w:rPr>
              <w:b/>
              <w:color w:val="000000"/>
            </w:rPr>
            <w:t>Project Methodology</w:t>
          </w:r>
          <w:r w:rsidR="0008605A">
            <w:rPr>
              <w:b/>
              <w:color w:val="000000"/>
            </w:rPr>
            <w:tab/>
            <w:t>4</w:t>
          </w:r>
          <w:r w:rsidR="0008605A">
            <w:fldChar w:fldCharType="end"/>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1t3h5sf">
            <w:r w:rsidR="0008605A">
              <w:rPr>
                <w:b/>
                <w:color w:val="000000"/>
              </w:rPr>
              <w:t>4.</w:t>
            </w:r>
          </w:hyperlink>
          <w:hyperlink w:anchor="_heading=h.1t3h5sf">
            <w:r w:rsidR="0008605A">
              <w:rPr>
                <w:rFonts w:ascii="Calibri" w:eastAsia="Calibri" w:hAnsi="Calibri" w:cs="Calibri"/>
                <w:color w:val="000000"/>
                <w:sz w:val="22"/>
                <w:szCs w:val="22"/>
              </w:rPr>
              <w:tab/>
            </w:r>
          </w:hyperlink>
          <w:r w:rsidR="0008605A">
            <w:fldChar w:fldCharType="begin"/>
          </w:r>
          <w:r w:rsidR="0008605A">
            <w:instrText xml:space="preserve"> PAGEREF _heading=h.1t3h5sf \h </w:instrText>
          </w:r>
          <w:r w:rsidR="0008605A">
            <w:fldChar w:fldCharType="separate"/>
          </w:r>
          <w:r w:rsidR="0008605A">
            <w:rPr>
              <w:b/>
              <w:color w:val="000000"/>
            </w:rPr>
            <w:t>Project Scope</w:t>
          </w:r>
          <w:r w:rsidR="0008605A">
            <w:rPr>
              <w:b/>
              <w:color w:val="000000"/>
            </w:rPr>
            <w:tab/>
            <w:t>5</w:t>
          </w:r>
          <w:r w:rsidR="0008605A">
            <w:fldChar w:fldCharType="end"/>
          </w:r>
        </w:p>
        <w:p w:rsidR="00866C9C" w:rsidRDefault="006E4734" w:rsidP="002A6FF2">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4d34og8">
            <w:r w:rsidR="0008605A">
              <w:rPr>
                <w:b/>
                <w:color w:val="000000"/>
              </w:rPr>
              <w:t>5.</w:t>
            </w:r>
          </w:hyperlink>
          <w:hyperlink w:anchor="_heading=h.4d34og8">
            <w:r w:rsidR="0008605A">
              <w:rPr>
                <w:rFonts w:ascii="Calibri" w:eastAsia="Calibri" w:hAnsi="Calibri" w:cs="Calibri"/>
                <w:color w:val="000000"/>
                <w:sz w:val="22"/>
                <w:szCs w:val="22"/>
              </w:rPr>
              <w:tab/>
            </w:r>
          </w:hyperlink>
          <w:r w:rsidR="0008605A">
            <w:fldChar w:fldCharType="begin"/>
          </w:r>
          <w:r w:rsidR="0008605A">
            <w:instrText xml:space="preserve"> PAGEREF _heading=h.4d34og8 \h </w:instrText>
          </w:r>
          <w:r w:rsidR="0008605A">
            <w:fldChar w:fldCharType="separate"/>
          </w:r>
          <w:r w:rsidR="0008605A">
            <w:rPr>
              <w:b/>
              <w:color w:val="000000"/>
            </w:rPr>
            <w:t>High-level Project Plan</w:t>
          </w:r>
          <w:r w:rsidR="0008605A">
            <w:rPr>
              <w:b/>
              <w:color w:val="000000"/>
            </w:rPr>
            <w:tab/>
            <w:t>5</w:t>
          </w:r>
          <w:r w:rsidR="0008605A">
            <w:fldChar w:fldCharType="end"/>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17dp8vu">
            <w:r w:rsidR="0008605A">
              <w:rPr>
                <w:b/>
                <w:color w:val="000000"/>
              </w:rPr>
              <w:t xml:space="preserve">SOFTWARE </w:t>
            </w:r>
          </w:hyperlink>
          <w:hyperlink w:anchor="_heading=h.17dp8vu">
            <w:r w:rsidR="0008605A">
              <w:rPr>
                <w:b/>
              </w:rPr>
              <w:t>REQUIREMENT</w:t>
            </w:r>
          </w:hyperlink>
          <w:hyperlink w:anchor="_heading=h.17dp8vu">
            <w:r w:rsidR="0008605A">
              <w:rPr>
                <w:b/>
                <w:color w:val="000000"/>
              </w:rPr>
              <w:t xml:space="preserve"> </w:t>
            </w:r>
          </w:hyperlink>
          <w:hyperlink w:anchor="_heading=h.17dp8vu">
            <w:r w:rsidR="0008605A">
              <w:rPr>
                <w:b/>
              </w:rPr>
              <w:t>SPECIFICATION</w:t>
            </w:r>
          </w:hyperlink>
          <w:hyperlink w:anchor="_heading=h.17dp8vu">
            <w:r w:rsidR="0008605A">
              <w:rPr>
                <w:b/>
                <w:color w:val="000000"/>
              </w:rPr>
              <w:tab/>
              <w:t>6</w:t>
            </w:r>
          </w:hyperlink>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44sinio">
            <w:r w:rsidR="000C6D10">
              <w:rPr>
                <w:b/>
                <w:color w:val="000000"/>
              </w:rPr>
              <w:t>6</w:t>
            </w:r>
          </w:hyperlink>
          <w:hyperlink w:anchor="_heading=h.44sinio">
            <w:r w:rsidR="0008605A">
              <w:rPr>
                <w:rFonts w:ascii="Calibri" w:eastAsia="Calibri" w:hAnsi="Calibri" w:cs="Calibri"/>
                <w:color w:val="000000"/>
                <w:sz w:val="22"/>
                <w:szCs w:val="22"/>
              </w:rPr>
              <w:tab/>
            </w:r>
          </w:hyperlink>
          <w:r w:rsidR="0008605A">
            <w:fldChar w:fldCharType="begin"/>
          </w:r>
          <w:r w:rsidR="0008605A">
            <w:instrText xml:space="preserve"> PAGEREF _heading=h.44sinio \h </w:instrText>
          </w:r>
          <w:r w:rsidR="0008605A">
            <w:fldChar w:fldCharType="separate"/>
          </w:r>
          <w:r w:rsidR="0008605A">
            <w:rPr>
              <w:b/>
              <w:color w:val="000000"/>
            </w:rPr>
            <w:t>Introduction</w:t>
          </w:r>
          <w:r w:rsidR="0008605A">
            <w:rPr>
              <w:b/>
              <w:color w:val="000000"/>
            </w:rPr>
            <w:tab/>
            <w:t>12</w:t>
          </w:r>
          <w:r w:rsidR="0008605A">
            <w:fldChar w:fldCharType="end"/>
          </w:r>
        </w:p>
        <w:p w:rsidR="00866C9C" w:rsidRDefault="006E4734">
          <w:pPr>
            <w:pBdr>
              <w:top w:val="nil"/>
              <w:left w:val="nil"/>
              <w:bottom w:val="nil"/>
              <w:right w:val="nil"/>
              <w:between w:val="nil"/>
            </w:pBdr>
            <w:tabs>
              <w:tab w:val="left" w:pos="1440"/>
              <w:tab w:val="right" w:pos="9350"/>
            </w:tabs>
            <w:spacing w:line="240" w:lineRule="auto"/>
            <w:ind w:left="0" w:hanging="2"/>
            <w:rPr>
              <w:rFonts w:ascii="Calibri" w:eastAsia="Calibri" w:hAnsi="Calibri" w:cs="Calibri"/>
              <w:color w:val="000000"/>
              <w:sz w:val="22"/>
              <w:szCs w:val="22"/>
            </w:rPr>
          </w:pPr>
          <w:hyperlink w:anchor="_heading=h.z337ya">
            <w:r w:rsidR="000C6D10">
              <w:rPr>
                <w:rFonts w:ascii="Arial" w:eastAsia="Arial" w:hAnsi="Arial" w:cs="Arial"/>
                <w:color w:val="000000"/>
                <w:sz w:val="20"/>
                <w:szCs w:val="20"/>
              </w:rPr>
              <w:t>6.1</w:t>
            </w:r>
          </w:hyperlink>
          <w:hyperlink w:anchor="_heading=h.z337ya">
            <w:r w:rsidR="0008605A">
              <w:rPr>
                <w:rFonts w:ascii="Calibri" w:eastAsia="Calibri" w:hAnsi="Calibri" w:cs="Calibri"/>
                <w:color w:val="000000"/>
                <w:sz w:val="22"/>
                <w:szCs w:val="22"/>
              </w:rPr>
              <w:tab/>
            </w:r>
          </w:hyperlink>
          <w:r w:rsidR="0008605A">
            <w:fldChar w:fldCharType="begin"/>
          </w:r>
          <w:r w:rsidR="0008605A">
            <w:instrText xml:space="preserve"> PAGEREF _heading=h.z337ya \h </w:instrText>
          </w:r>
          <w:r w:rsidR="0008605A">
            <w:fldChar w:fldCharType="separate"/>
          </w:r>
          <w:r w:rsidR="0008605A">
            <w:rPr>
              <w:rFonts w:ascii="Arial" w:eastAsia="Arial" w:hAnsi="Arial" w:cs="Arial"/>
              <w:color w:val="000000"/>
              <w:sz w:val="20"/>
              <w:szCs w:val="20"/>
            </w:rPr>
            <w:t>Purpose of Document</w:t>
          </w:r>
          <w:r w:rsidR="0008605A">
            <w:rPr>
              <w:color w:val="000000"/>
              <w:sz w:val="20"/>
              <w:szCs w:val="20"/>
            </w:rPr>
            <w:tab/>
            <w:t>12</w:t>
          </w:r>
          <w:r w:rsidR="0008605A">
            <w:fldChar w:fldCharType="end"/>
          </w:r>
        </w:p>
        <w:p w:rsidR="00866C9C" w:rsidRDefault="006E4734">
          <w:pPr>
            <w:pBdr>
              <w:top w:val="nil"/>
              <w:left w:val="nil"/>
              <w:bottom w:val="nil"/>
              <w:right w:val="nil"/>
              <w:between w:val="nil"/>
            </w:pBdr>
            <w:tabs>
              <w:tab w:val="left" w:pos="1440"/>
              <w:tab w:val="right" w:pos="9350"/>
            </w:tabs>
            <w:spacing w:line="240" w:lineRule="auto"/>
            <w:ind w:left="0" w:hanging="2"/>
          </w:pPr>
          <w:hyperlink w:anchor="_heading=h.1hmsyys">
            <w:r w:rsidR="000C6D10">
              <w:rPr>
                <w:rFonts w:ascii="Arial" w:eastAsia="Arial" w:hAnsi="Arial" w:cs="Arial"/>
                <w:color w:val="000000"/>
                <w:sz w:val="20"/>
                <w:szCs w:val="20"/>
              </w:rPr>
              <w:t>6.2</w:t>
            </w:r>
          </w:hyperlink>
          <w:hyperlink w:anchor="_heading=h.1hmsyys">
            <w:r w:rsidR="0008605A">
              <w:rPr>
                <w:rFonts w:ascii="Calibri" w:eastAsia="Calibri" w:hAnsi="Calibri" w:cs="Calibri"/>
                <w:color w:val="000000"/>
                <w:sz w:val="22"/>
                <w:szCs w:val="22"/>
              </w:rPr>
              <w:tab/>
            </w:r>
          </w:hyperlink>
          <w:r w:rsidR="0008605A">
            <w:fldChar w:fldCharType="begin"/>
          </w:r>
          <w:r w:rsidR="0008605A">
            <w:instrText xml:space="preserve"> PAGEREF _heading=h.1hmsyys \h </w:instrText>
          </w:r>
          <w:r w:rsidR="0008605A">
            <w:fldChar w:fldCharType="separate"/>
          </w:r>
          <w:r w:rsidR="0008605A">
            <w:rPr>
              <w:rFonts w:ascii="Arial" w:eastAsia="Arial" w:hAnsi="Arial" w:cs="Arial"/>
              <w:color w:val="000000"/>
              <w:sz w:val="20"/>
              <w:szCs w:val="20"/>
            </w:rPr>
            <w:t>Project Overview</w:t>
          </w:r>
          <w:r w:rsidR="0008605A">
            <w:rPr>
              <w:color w:val="000000"/>
              <w:sz w:val="20"/>
              <w:szCs w:val="20"/>
            </w:rPr>
            <w:tab/>
            <w:t>12</w:t>
          </w:r>
          <w:r w:rsidR="0008605A">
            <w:fldChar w:fldCharType="end"/>
          </w:r>
        </w:p>
        <w:p w:rsidR="000C6D10" w:rsidRDefault="000C6D10">
          <w:pPr>
            <w:pBdr>
              <w:top w:val="nil"/>
              <w:left w:val="nil"/>
              <w:bottom w:val="nil"/>
              <w:right w:val="nil"/>
              <w:between w:val="nil"/>
            </w:pBdr>
            <w:tabs>
              <w:tab w:val="left" w:pos="1440"/>
              <w:tab w:val="right" w:pos="9350"/>
            </w:tabs>
            <w:spacing w:line="240" w:lineRule="auto"/>
            <w:ind w:left="0" w:hanging="2"/>
            <w:rPr>
              <w:rFonts w:ascii="Arial" w:eastAsia="Arial" w:hAnsi="Arial" w:cs="Arial"/>
              <w:color w:val="000000"/>
              <w:sz w:val="20"/>
              <w:szCs w:val="20"/>
            </w:rPr>
          </w:pPr>
          <w:r w:rsidRPr="000C6D10">
            <w:rPr>
              <w:rFonts w:ascii="Arial" w:eastAsia="Arial" w:hAnsi="Arial" w:cs="Arial"/>
              <w:color w:val="000000"/>
              <w:sz w:val="20"/>
              <w:szCs w:val="20"/>
            </w:rPr>
            <w:t xml:space="preserve">6.3               </w:t>
          </w:r>
          <w:r w:rsidR="00A95311">
            <w:rPr>
              <w:rFonts w:ascii="Arial" w:eastAsia="Arial" w:hAnsi="Arial" w:cs="Arial"/>
              <w:color w:val="000000"/>
              <w:sz w:val="20"/>
              <w:szCs w:val="20"/>
            </w:rPr>
            <w:t xml:space="preserve">      Scope               </w:t>
          </w:r>
          <w:r w:rsidRPr="000C6D10">
            <w:rPr>
              <w:rFonts w:ascii="Arial" w:eastAsia="Arial" w:hAnsi="Arial" w:cs="Arial"/>
              <w:color w:val="000000"/>
              <w:sz w:val="20"/>
              <w:szCs w:val="20"/>
            </w:rPr>
            <w:t xml:space="preserve">                                                                         </w:t>
          </w:r>
          <w:r>
            <w:rPr>
              <w:rFonts w:ascii="Arial" w:eastAsia="Arial" w:hAnsi="Arial" w:cs="Arial"/>
              <w:color w:val="000000"/>
              <w:sz w:val="20"/>
              <w:szCs w:val="20"/>
            </w:rPr>
            <w:t xml:space="preserve">            </w:t>
          </w:r>
          <w:r w:rsidRPr="000C6D10">
            <w:rPr>
              <w:rFonts w:ascii="Arial" w:eastAsia="Arial" w:hAnsi="Arial" w:cs="Arial"/>
              <w:color w:val="000000"/>
              <w:sz w:val="20"/>
              <w:szCs w:val="20"/>
            </w:rPr>
            <w:t xml:space="preserve">                            12</w:t>
          </w:r>
        </w:p>
        <w:p w:rsidR="009671F6" w:rsidRDefault="006E4734" w:rsidP="009671F6">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44sinio">
            <w:r w:rsidR="009671F6">
              <w:rPr>
                <w:b/>
                <w:color w:val="000000"/>
              </w:rPr>
              <w:t>7</w:t>
            </w:r>
          </w:hyperlink>
          <w:hyperlink w:anchor="_heading=h.44sinio">
            <w:r w:rsidR="009671F6">
              <w:rPr>
                <w:rFonts w:ascii="Calibri" w:eastAsia="Calibri" w:hAnsi="Calibri" w:cs="Calibri"/>
                <w:color w:val="000000"/>
                <w:sz w:val="22"/>
                <w:szCs w:val="22"/>
              </w:rPr>
              <w:tab/>
            </w:r>
          </w:hyperlink>
          <w:r w:rsidR="009671F6">
            <w:fldChar w:fldCharType="begin"/>
          </w:r>
          <w:r w:rsidR="009671F6">
            <w:instrText xml:space="preserve"> PAGEREF _heading=h.44sinio \h </w:instrText>
          </w:r>
          <w:r w:rsidR="009671F6">
            <w:fldChar w:fldCharType="separate"/>
          </w:r>
          <w:r w:rsidR="009671F6">
            <w:rPr>
              <w:b/>
              <w:color w:val="000000"/>
            </w:rPr>
            <w:t>Overall System Description</w:t>
          </w:r>
          <w:r w:rsidR="009671F6">
            <w:rPr>
              <w:b/>
              <w:color w:val="000000"/>
            </w:rPr>
            <w:tab/>
            <w:t>12</w:t>
          </w:r>
          <w:r w:rsidR="009671F6">
            <w:fldChar w:fldCharType="end"/>
          </w:r>
        </w:p>
        <w:p w:rsidR="009671F6" w:rsidRDefault="006E4734" w:rsidP="009671F6">
          <w:pPr>
            <w:pBdr>
              <w:top w:val="nil"/>
              <w:left w:val="nil"/>
              <w:bottom w:val="nil"/>
              <w:right w:val="nil"/>
              <w:between w:val="nil"/>
            </w:pBdr>
            <w:tabs>
              <w:tab w:val="left" w:pos="1440"/>
              <w:tab w:val="right" w:pos="9350"/>
            </w:tabs>
            <w:spacing w:line="240" w:lineRule="auto"/>
            <w:ind w:left="0" w:hanging="2"/>
          </w:pPr>
          <w:hyperlink w:anchor="_heading=h.z337ya">
            <w:r w:rsidR="009671F6">
              <w:rPr>
                <w:rFonts w:ascii="Arial" w:eastAsia="Arial" w:hAnsi="Arial" w:cs="Arial"/>
                <w:color w:val="000000"/>
                <w:sz w:val="20"/>
                <w:szCs w:val="20"/>
              </w:rPr>
              <w:t>7.1</w:t>
            </w:r>
          </w:hyperlink>
          <w:hyperlink w:anchor="_heading=h.z337ya">
            <w:r w:rsidR="009671F6">
              <w:rPr>
                <w:rFonts w:ascii="Calibri" w:eastAsia="Calibri" w:hAnsi="Calibri" w:cs="Calibri"/>
                <w:color w:val="000000"/>
                <w:sz w:val="22"/>
                <w:szCs w:val="22"/>
              </w:rPr>
              <w:tab/>
            </w:r>
          </w:hyperlink>
          <w:r w:rsidR="009671F6">
            <w:fldChar w:fldCharType="begin"/>
          </w:r>
          <w:r w:rsidR="009671F6">
            <w:instrText xml:space="preserve"> PAGEREF _heading=h.z337ya \h </w:instrText>
          </w:r>
          <w:r w:rsidR="009671F6">
            <w:fldChar w:fldCharType="separate"/>
          </w:r>
          <w:r w:rsidR="009671F6">
            <w:rPr>
              <w:rFonts w:ascii="Arial" w:eastAsia="Arial" w:hAnsi="Arial" w:cs="Arial"/>
              <w:color w:val="000000"/>
              <w:sz w:val="20"/>
              <w:szCs w:val="20"/>
            </w:rPr>
            <w:t>User Characteristics</w:t>
          </w:r>
          <w:r w:rsidR="009671F6">
            <w:rPr>
              <w:color w:val="000000"/>
              <w:sz w:val="20"/>
              <w:szCs w:val="20"/>
            </w:rPr>
            <w:tab/>
            <w:t>12</w:t>
          </w:r>
          <w:r w:rsidR="009671F6">
            <w:fldChar w:fldCharType="end"/>
          </w:r>
        </w:p>
        <w:p w:rsidR="000D61D0" w:rsidRDefault="000D61D0" w:rsidP="00114417">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r>
            <w:fldChar w:fldCharType="begin"/>
          </w:r>
          <w:r>
            <w:instrText xml:space="preserve"> PAGEREF _heading=h.44sinio \h </w:instrText>
          </w:r>
          <w:r>
            <w:fldChar w:fldCharType="separate"/>
          </w:r>
          <w:r w:rsidR="00114417">
            <w:rPr>
              <w:b/>
              <w:color w:val="000000"/>
            </w:rPr>
            <w:t xml:space="preserve">8     </w:t>
          </w:r>
          <w:r>
            <w:rPr>
              <w:b/>
              <w:color w:val="000000"/>
            </w:rPr>
            <w:t xml:space="preserve">Operating Environment       </w:t>
          </w:r>
          <w:r>
            <w:rPr>
              <w:b/>
              <w:color w:val="000000"/>
            </w:rPr>
            <w:tab/>
            <w:t>12</w:t>
          </w:r>
          <w:r>
            <w:fldChar w:fldCharType="end"/>
          </w:r>
        </w:p>
        <w:p w:rsidR="000D61D0" w:rsidRDefault="00114417" w:rsidP="00F124DC">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r>
            <w:rPr>
              <w:b/>
              <w:color w:val="000000"/>
            </w:rPr>
            <w:t xml:space="preserve">9  </w:t>
          </w:r>
          <w:r>
            <w:t xml:space="preserve">   </w:t>
          </w:r>
          <w:r w:rsidR="000D61D0">
            <w:fldChar w:fldCharType="begin"/>
          </w:r>
          <w:r w:rsidR="000D61D0">
            <w:instrText xml:space="preserve"> PAGEREF _heading=h.44sinio \h </w:instrText>
          </w:r>
          <w:r w:rsidR="000D61D0">
            <w:fldChar w:fldCharType="separate"/>
          </w:r>
          <w:r w:rsidRPr="00114417">
            <w:rPr>
              <w:b/>
              <w:color w:val="000000"/>
            </w:rPr>
            <w:t>System constraints</w:t>
          </w:r>
          <w:r w:rsidR="000D61D0">
            <w:rPr>
              <w:b/>
              <w:color w:val="000000"/>
            </w:rPr>
            <w:tab/>
            <w:t>12</w:t>
          </w:r>
          <w:r w:rsidR="000D61D0">
            <w:fldChar w:fldCharType="end"/>
          </w:r>
        </w:p>
        <w:p w:rsidR="009671F6" w:rsidRDefault="006E4734" w:rsidP="009671F6">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1y810tw">
            <w:r w:rsidR="00F124DC">
              <w:rPr>
                <w:b/>
                <w:color w:val="000000"/>
              </w:rPr>
              <w:t>10</w:t>
            </w:r>
          </w:hyperlink>
          <w:hyperlink w:anchor="_heading=h.1y810tw">
            <w:r w:rsidR="009671F6">
              <w:rPr>
                <w:rFonts w:ascii="Calibri" w:eastAsia="Calibri" w:hAnsi="Calibri" w:cs="Calibri"/>
                <w:color w:val="000000"/>
                <w:sz w:val="22"/>
                <w:szCs w:val="22"/>
              </w:rPr>
              <w:tab/>
            </w:r>
          </w:hyperlink>
          <w:r w:rsidR="009671F6">
            <w:fldChar w:fldCharType="begin"/>
          </w:r>
          <w:r w:rsidR="009671F6">
            <w:instrText xml:space="preserve"> PAGEREF _heading=h.1y810tw \h </w:instrText>
          </w:r>
          <w:r w:rsidR="009671F6">
            <w:fldChar w:fldCharType="separate"/>
          </w:r>
          <w:r w:rsidR="00F124DC">
            <w:rPr>
              <w:b/>
              <w:color w:val="000000"/>
            </w:rPr>
            <w:t>External Interface Requirements</w:t>
          </w:r>
          <w:r w:rsidR="009671F6">
            <w:rPr>
              <w:b/>
              <w:color w:val="000000"/>
            </w:rPr>
            <w:tab/>
            <w:t>12</w:t>
          </w:r>
          <w:r w:rsidR="009671F6">
            <w:fldChar w:fldCharType="end"/>
          </w:r>
        </w:p>
        <w:p w:rsidR="009671F6" w:rsidRDefault="006E4734" w:rsidP="009671F6">
          <w:pPr>
            <w:pBdr>
              <w:top w:val="nil"/>
              <w:left w:val="nil"/>
              <w:bottom w:val="nil"/>
              <w:right w:val="nil"/>
              <w:between w:val="nil"/>
            </w:pBdr>
            <w:tabs>
              <w:tab w:val="left" w:pos="1440"/>
              <w:tab w:val="right" w:pos="9350"/>
            </w:tabs>
            <w:spacing w:line="240" w:lineRule="auto"/>
            <w:ind w:left="0" w:hanging="2"/>
            <w:rPr>
              <w:rFonts w:ascii="Calibri" w:eastAsia="Calibri" w:hAnsi="Calibri" w:cs="Calibri"/>
              <w:color w:val="000000"/>
              <w:sz w:val="22"/>
              <w:szCs w:val="22"/>
            </w:rPr>
          </w:pPr>
          <w:hyperlink w:anchor="_heading=h.41mghml">
            <w:r w:rsidR="00F124DC">
              <w:rPr>
                <w:rFonts w:ascii="Arial" w:eastAsia="Arial" w:hAnsi="Arial" w:cs="Arial"/>
                <w:color w:val="000000"/>
                <w:sz w:val="20"/>
                <w:szCs w:val="20"/>
              </w:rPr>
              <w:t>10.1</w:t>
            </w:r>
          </w:hyperlink>
          <w:hyperlink w:anchor="_heading=h.41mghml">
            <w:r w:rsidR="009671F6">
              <w:rPr>
                <w:rFonts w:ascii="Calibri" w:eastAsia="Calibri" w:hAnsi="Calibri" w:cs="Calibri"/>
                <w:color w:val="000000"/>
                <w:sz w:val="22"/>
                <w:szCs w:val="22"/>
              </w:rPr>
              <w:tab/>
            </w:r>
          </w:hyperlink>
          <w:r w:rsidR="009671F6">
            <w:fldChar w:fldCharType="begin"/>
          </w:r>
          <w:r w:rsidR="009671F6">
            <w:instrText xml:space="preserve"> PAGEREF _heading=h.41mghml \h </w:instrText>
          </w:r>
          <w:r w:rsidR="009671F6">
            <w:fldChar w:fldCharType="separate"/>
          </w:r>
          <w:r w:rsidR="00F124DC">
            <w:rPr>
              <w:rFonts w:ascii="Arial" w:eastAsia="Arial" w:hAnsi="Arial" w:cs="Arial"/>
              <w:color w:val="000000"/>
              <w:sz w:val="20"/>
              <w:szCs w:val="20"/>
            </w:rPr>
            <w:t>Hardware Interfaces</w:t>
          </w:r>
          <w:r w:rsidR="009671F6">
            <w:rPr>
              <w:color w:val="000000"/>
              <w:sz w:val="20"/>
              <w:szCs w:val="20"/>
            </w:rPr>
            <w:tab/>
            <w:t>12</w:t>
          </w:r>
          <w:r w:rsidR="009671F6">
            <w:fldChar w:fldCharType="end"/>
          </w:r>
        </w:p>
        <w:p w:rsidR="009671F6" w:rsidRDefault="006E4734" w:rsidP="009671F6">
          <w:pPr>
            <w:pBdr>
              <w:top w:val="nil"/>
              <w:left w:val="nil"/>
              <w:bottom w:val="nil"/>
              <w:right w:val="nil"/>
              <w:between w:val="nil"/>
            </w:pBdr>
            <w:tabs>
              <w:tab w:val="left" w:pos="1440"/>
              <w:tab w:val="right" w:pos="9350"/>
            </w:tabs>
            <w:spacing w:line="240" w:lineRule="auto"/>
            <w:ind w:left="0" w:hanging="2"/>
          </w:pPr>
          <w:hyperlink w:anchor="_heading=h.2grqrue">
            <w:r w:rsidR="00F124DC">
              <w:rPr>
                <w:rFonts w:ascii="Arial" w:eastAsia="Arial" w:hAnsi="Arial" w:cs="Arial"/>
                <w:color w:val="000000"/>
                <w:sz w:val="20"/>
                <w:szCs w:val="20"/>
              </w:rPr>
              <w:t>10.2</w:t>
            </w:r>
          </w:hyperlink>
          <w:hyperlink w:anchor="_heading=h.2grqrue">
            <w:r w:rsidR="009671F6">
              <w:rPr>
                <w:rFonts w:ascii="Calibri" w:eastAsia="Calibri" w:hAnsi="Calibri" w:cs="Calibri"/>
                <w:color w:val="000000"/>
                <w:sz w:val="22"/>
                <w:szCs w:val="22"/>
              </w:rPr>
              <w:tab/>
            </w:r>
          </w:hyperlink>
          <w:r w:rsidR="009671F6">
            <w:fldChar w:fldCharType="begin"/>
          </w:r>
          <w:r w:rsidR="009671F6">
            <w:instrText xml:space="preserve"> PAGEREF _heading=h.2grqrue \h </w:instrText>
          </w:r>
          <w:r w:rsidR="009671F6">
            <w:fldChar w:fldCharType="separate"/>
          </w:r>
          <w:r w:rsidR="00F124DC">
            <w:rPr>
              <w:rFonts w:ascii="Arial" w:eastAsia="Arial" w:hAnsi="Arial" w:cs="Arial"/>
              <w:color w:val="000000"/>
              <w:sz w:val="20"/>
              <w:szCs w:val="20"/>
            </w:rPr>
            <w:t>Software Interfaces</w:t>
          </w:r>
          <w:r w:rsidR="009671F6">
            <w:rPr>
              <w:color w:val="000000"/>
              <w:sz w:val="20"/>
              <w:szCs w:val="20"/>
            </w:rPr>
            <w:tab/>
            <w:t>12</w:t>
          </w:r>
          <w:r w:rsidR="009671F6">
            <w:fldChar w:fldCharType="end"/>
          </w:r>
        </w:p>
        <w:p w:rsidR="0023599B" w:rsidRDefault="006E4734" w:rsidP="0023599B">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44sinio">
            <w:r w:rsidR="0023599B">
              <w:rPr>
                <w:b/>
                <w:color w:val="000000"/>
              </w:rPr>
              <w:t>11</w:t>
            </w:r>
          </w:hyperlink>
          <w:hyperlink w:anchor="_heading=h.44sinio">
            <w:r w:rsidR="0023599B">
              <w:rPr>
                <w:rFonts w:ascii="Calibri" w:eastAsia="Calibri" w:hAnsi="Calibri" w:cs="Calibri"/>
                <w:color w:val="000000"/>
                <w:sz w:val="22"/>
                <w:szCs w:val="22"/>
              </w:rPr>
              <w:tab/>
            </w:r>
          </w:hyperlink>
          <w:r w:rsidR="0023599B">
            <w:fldChar w:fldCharType="begin"/>
          </w:r>
          <w:r w:rsidR="0023599B">
            <w:instrText xml:space="preserve"> PAGEREF _heading=h.44sinio \h </w:instrText>
          </w:r>
          <w:r w:rsidR="0023599B">
            <w:fldChar w:fldCharType="separate"/>
          </w:r>
          <w:r w:rsidR="0023599B">
            <w:rPr>
              <w:b/>
              <w:color w:val="000000"/>
            </w:rPr>
            <w:t>Functional Requirements</w:t>
          </w:r>
          <w:r w:rsidR="0023599B">
            <w:rPr>
              <w:b/>
              <w:color w:val="000000"/>
            </w:rPr>
            <w:tab/>
            <w:t>12</w:t>
          </w:r>
          <w:r w:rsidR="0023599B">
            <w:fldChar w:fldCharType="end"/>
          </w:r>
        </w:p>
        <w:p w:rsidR="0023599B" w:rsidRDefault="006E4734" w:rsidP="0023599B">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44sinio">
            <w:r w:rsidR="0023599B">
              <w:rPr>
                <w:b/>
                <w:color w:val="000000"/>
              </w:rPr>
              <w:t>12</w:t>
            </w:r>
          </w:hyperlink>
          <w:hyperlink w:anchor="_heading=h.44sinio">
            <w:r w:rsidR="0023599B">
              <w:rPr>
                <w:rFonts w:ascii="Calibri" w:eastAsia="Calibri" w:hAnsi="Calibri" w:cs="Calibri"/>
                <w:color w:val="000000"/>
                <w:sz w:val="22"/>
                <w:szCs w:val="22"/>
              </w:rPr>
              <w:tab/>
            </w:r>
          </w:hyperlink>
          <w:r w:rsidR="0023599B" w:rsidRPr="0023599B">
            <w:rPr>
              <w:b/>
              <w:color w:val="000000"/>
            </w:rPr>
            <w:t>Non Functional Requirements</w:t>
          </w:r>
          <w:r w:rsidR="0023599B">
            <w:fldChar w:fldCharType="begin"/>
          </w:r>
          <w:r w:rsidR="0023599B">
            <w:instrText xml:space="preserve"> PAGEREF _heading=h.44sinio \h </w:instrText>
          </w:r>
          <w:r w:rsidR="0023599B">
            <w:fldChar w:fldCharType="separate"/>
          </w:r>
          <w:r w:rsidR="0023599B">
            <w:rPr>
              <w:b/>
              <w:color w:val="000000"/>
            </w:rPr>
            <w:tab/>
            <w:t>12</w:t>
          </w:r>
          <w:r w:rsidR="0023599B">
            <w:fldChar w:fldCharType="end"/>
          </w:r>
        </w:p>
        <w:p w:rsidR="0023599B" w:rsidRDefault="006E4734" w:rsidP="0023599B">
          <w:pPr>
            <w:pBdr>
              <w:top w:val="nil"/>
              <w:left w:val="nil"/>
              <w:bottom w:val="nil"/>
              <w:right w:val="nil"/>
              <w:between w:val="nil"/>
            </w:pBdr>
            <w:tabs>
              <w:tab w:val="left" w:pos="1440"/>
              <w:tab w:val="right" w:pos="9350"/>
            </w:tabs>
            <w:spacing w:line="240" w:lineRule="auto"/>
            <w:ind w:left="0" w:hanging="2"/>
            <w:rPr>
              <w:rFonts w:ascii="Calibri" w:eastAsia="Calibri" w:hAnsi="Calibri" w:cs="Calibri"/>
              <w:color w:val="000000"/>
              <w:sz w:val="22"/>
              <w:szCs w:val="22"/>
            </w:rPr>
          </w:pPr>
          <w:hyperlink w:anchor="_heading=h.z337ya">
            <w:r w:rsidR="0023599B">
              <w:rPr>
                <w:rFonts w:ascii="Arial" w:eastAsia="Arial" w:hAnsi="Arial" w:cs="Arial"/>
                <w:color w:val="000000"/>
                <w:sz w:val="20"/>
                <w:szCs w:val="20"/>
              </w:rPr>
              <w:t>12.1</w:t>
            </w:r>
          </w:hyperlink>
          <w:hyperlink w:anchor="_heading=h.z337ya">
            <w:r w:rsidR="0023599B">
              <w:rPr>
                <w:rFonts w:ascii="Calibri" w:eastAsia="Calibri" w:hAnsi="Calibri" w:cs="Calibri"/>
                <w:color w:val="000000"/>
                <w:sz w:val="22"/>
                <w:szCs w:val="22"/>
              </w:rPr>
              <w:tab/>
            </w:r>
          </w:hyperlink>
          <w:r w:rsidR="0023599B">
            <w:fldChar w:fldCharType="begin"/>
          </w:r>
          <w:r w:rsidR="0023599B">
            <w:instrText xml:space="preserve"> PAGEREF _heading=h.z337ya \h </w:instrText>
          </w:r>
          <w:r w:rsidR="0023599B">
            <w:fldChar w:fldCharType="separate"/>
          </w:r>
          <w:r w:rsidR="0023599B">
            <w:rPr>
              <w:rFonts w:ascii="Arial" w:eastAsia="Arial" w:hAnsi="Arial" w:cs="Arial"/>
              <w:color w:val="000000"/>
              <w:sz w:val="20"/>
              <w:szCs w:val="20"/>
            </w:rPr>
            <w:t>Performance Requirements</w:t>
          </w:r>
          <w:r w:rsidR="0023599B">
            <w:rPr>
              <w:color w:val="000000"/>
              <w:sz w:val="20"/>
              <w:szCs w:val="20"/>
            </w:rPr>
            <w:tab/>
            <w:t>12</w:t>
          </w:r>
          <w:r w:rsidR="0023599B">
            <w:fldChar w:fldCharType="end"/>
          </w:r>
        </w:p>
        <w:p w:rsidR="00F124DC" w:rsidRPr="000808B0" w:rsidRDefault="006E4734" w:rsidP="000808B0">
          <w:pPr>
            <w:pBdr>
              <w:top w:val="nil"/>
              <w:left w:val="nil"/>
              <w:bottom w:val="nil"/>
              <w:right w:val="nil"/>
              <w:between w:val="nil"/>
            </w:pBdr>
            <w:tabs>
              <w:tab w:val="left" w:pos="1440"/>
              <w:tab w:val="right" w:pos="9350"/>
            </w:tabs>
            <w:spacing w:line="240" w:lineRule="auto"/>
            <w:ind w:left="0" w:hanging="2"/>
          </w:pPr>
          <w:hyperlink w:anchor="_heading=h.1hmsyys">
            <w:r w:rsidR="00584AD4">
              <w:rPr>
                <w:rFonts w:ascii="Arial" w:eastAsia="Arial" w:hAnsi="Arial" w:cs="Arial"/>
                <w:color w:val="000000"/>
                <w:sz w:val="20"/>
                <w:szCs w:val="20"/>
              </w:rPr>
              <w:t>12.2</w:t>
            </w:r>
          </w:hyperlink>
          <w:hyperlink w:anchor="_heading=h.1hmsyys">
            <w:r w:rsidR="0023599B">
              <w:rPr>
                <w:rFonts w:ascii="Calibri" w:eastAsia="Calibri" w:hAnsi="Calibri" w:cs="Calibri"/>
                <w:color w:val="000000"/>
                <w:sz w:val="22"/>
                <w:szCs w:val="22"/>
              </w:rPr>
              <w:tab/>
            </w:r>
          </w:hyperlink>
          <w:r w:rsidR="0023599B">
            <w:fldChar w:fldCharType="begin"/>
          </w:r>
          <w:r w:rsidR="0023599B">
            <w:instrText xml:space="preserve"> PAGEREF _heading=h.1hmsyys \h </w:instrText>
          </w:r>
          <w:r w:rsidR="0023599B">
            <w:fldChar w:fldCharType="separate"/>
          </w:r>
          <w:r w:rsidR="00DB4A1B">
            <w:rPr>
              <w:rFonts w:ascii="Arial" w:eastAsia="Arial" w:hAnsi="Arial" w:cs="Arial"/>
              <w:color w:val="000000"/>
              <w:sz w:val="20"/>
              <w:szCs w:val="20"/>
            </w:rPr>
            <w:t>Secuirity Requirements</w:t>
          </w:r>
          <w:r w:rsidR="0023599B">
            <w:rPr>
              <w:color w:val="000000"/>
              <w:sz w:val="20"/>
              <w:szCs w:val="20"/>
            </w:rPr>
            <w:tab/>
            <w:t>12</w:t>
          </w:r>
          <w:r w:rsidR="0023599B">
            <w:fldChar w:fldCharType="end"/>
          </w:r>
        </w:p>
        <w:p w:rsidR="00B12A99" w:rsidRDefault="00B12A99">
          <w:pPr>
            <w:pBdr>
              <w:top w:val="nil"/>
              <w:left w:val="nil"/>
              <w:bottom w:val="nil"/>
              <w:right w:val="nil"/>
              <w:between w:val="nil"/>
            </w:pBdr>
            <w:tabs>
              <w:tab w:val="left" w:pos="360"/>
              <w:tab w:val="right" w:pos="9350"/>
            </w:tabs>
            <w:spacing w:before="240" w:after="120" w:line="240" w:lineRule="auto"/>
            <w:ind w:left="1" w:hanging="3"/>
          </w:pPr>
          <w:r w:rsidRPr="00C41EDE">
            <w:rPr>
              <w:b/>
              <w:sz w:val="28"/>
            </w:rPr>
            <w:t xml:space="preserve">Software Design Specification </w:t>
          </w:r>
          <w:r w:rsidRPr="00B12A99">
            <w:rPr>
              <w:b/>
            </w:rPr>
            <w:t xml:space="preserve"> </w:t>
          </w:r>
          <w:r>
            <w:t xml:space="preserve">                                                                                          12  </w:t>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1y810tw">
            <w:r w:rsidR="0053637B">
              <w:rPr>
                <w:b/>
                <w:color w:val="000000"/>
              </w:rPr>
              <w:t>14</w:t>
            </w:r>
          </w:hyperlink>
          <w:hyperlink w:anchor="_heading=h.1y810tw">
            <w:r w:rsidR="0008605A">
              <w:rPr>
                <w:rFonts w:ascii="Calibri" w:eastAsia="Calibri" w:hAnsi="Calibri" w:cs="Calibri"/>
                <w:color w:val="000000"/>
                <w:sz w:val="22"/>
                <w:szCs w:val="22"/>
              </w:rPr>
              <w:tab/>
            </w:r>
          </w:hyperlink>
          <w:r w:rsidR="0008605A">
            <w:fldChar w:fldCharType="begin"/>
          </w:r>
          <w:r w:rsidR="0008605A">
            <w:instrText xml:space="preserve"> PAGEREF _heading=h.1y810tw \h </w:instrText>
          </w:r>
          <w:r w:rsidR="0008605A">
            <w:fldChar w:fldCharType="separate"/>
          </w:r>
          <w:r w:rsidR="0008605A">
            <w:rPr>
              <w:b/>
              <w:color w:val="000000"/>
            </w:rPr>
            <w:t>Design Considerations</w:t>
          </w:r>
          <w:r w:rsidR="0008605A">
            <w:rPr>
              <w:b/>
              <w:color w:val="000000"/>
            </w:rPr>
            <w:tab/>
            <w:t>12</w:t>
          </w:r>
          <w:r w:rsidR="0008605A">
            <w:fldChar w:fldCharType="end"/>
          </w:r>
        </w:p>
        <w:p w:rsidR="00866C9C" w:rsidRDefault="006E4734">
          <w:pPr>
            <w:pBdr>
              <w:top w:val="nil"/>
              <w:left w:val="nil"/>
              <w:bottom w:val="nil"/>
              <w:right w:val="nil"/>
              <w:between w:val="nil"/>
            </w:pBdr>
            <w:tabs>
              <w:tab w:val="left" w:pos="1440"/>
              <w:tab w:val="right" w:pos="9350"/>
            </w:tabs>
            <w:spacing w:line="240" w:lineRule="auto"/>
            <w:ind w:left="0" w:hanging="2"/>
            <w:rPr>
              <w:rFonts w:ascii="Calibri" w:eastAsia="Calibri" w:hAnsi="Calibri" w:cs="Calibri"/>
              <w:color w:val="000000"/>
              <w:sz w:val="22"/>
              <w:szCs w:val="22"/>
            </w:rPr>
          </w:pPr>
          <w:hyperlink w:anchor="_heading=h.41mghml">
            <w:r w:rsidR="00836BCA">
              <w:rPr>
                <w:rFonts w:ascii="Arial" w:eastAsia="Arial" w:hAnsi="Arial" w:cs="Arial"/>
                <w:color w:val="000000"/>
                <w:sz w:val="20"/>
                <w:szCs w:val="20"/>
              </w:rPr>
              <w:t>14.1</w:t>
            </w:r>
          </w:hyperlink>
          <w:hyperlink w:anchor="_heading=h.41mghml">
            <w:r w:rsidR="0008605A">
              <w:rPr>
                <w:rFonts w:ascii="Calibri" w:eastAsia="Calibri" w:hAnsi="Calibri" w:cs="Calibri"/>
                <w:color w:val="000000"/>
                <w:sz w:val="22"/>
                <w:szCs w:val="22"/>
              </w:rPr>
              <w:tab/>
            </w:r>
          </w:hyperlink>
          <w:r w:rsidR="0008605A">
            <w:fldChar w:fldCharType="begin"/>
          </w:r>
          <w:r w:rsidR="0008605A">
            <w:instrText xml:space="preserve"> PAGEREF _heading=h.41mghml \h </w:instrText>
          </w:r>
          <w:r w:rsidR="0008605A">
            <w:fldChar w:fldCharType="separate"/>
          </w:r>
          <w:r w:rsidR="0008605A">
            <w:rPr>
              <w:rFonts w:ascii="Arial" w:eastAsia="Arial" w:hAnsi="Arial" w:cs="Arial"/>
              <w:color w:val="000000"/>
              <w:sz w:val="20"/>
              <w:szCs w:val="20"/>
            </w:rPr>
            <w:t>Assumptions and Dependencies</w:t>
          </w:r>
          <w:r w:rsidR="0008605A">
            <w:rPr>
              <w:color w:val="000000"/>
              <w:sz w:val="20"/>
              <w:szCs w:val="20"/>
            </w:rPr>
            <w:tab/>
            <w:t>12</w:t>
          </w:r>
          <w:r w:rsidR="0008605A">
            <w:fldChar w:fldCharType="end"/>
          </w:r>
        </w:p>
        <w:p w:rsidR="00866C9C" w:rsidRDefault="006E4734">
          <w:pPr>
            <w:pBdr>
              <w:top w:val="nil"/>
              <w:left w:val="nil"/>
              <w:bottom w:val="nil"/>
              <w:right w:val="nil"/>
              <w:between w:val="nil"/>
            </w:pBdr>
            <w:tabs>
              <w:tab w:val="left" w:pos="1440"/>
              <w:tab w:val="right" w:pos="9350"/>
            </w:tabs>
            <w:spacing w:line="240" w:lineRule="auto"/>
            <w:ind w:left="0" w:hanging="2"/>
            <w:rPr>
              <w:rFonts w:ascii="Calibri" w:eastAsia="Calibri" w:hAnsi="Calibri" w:cs="Calibri"/>
              <w:color w:val="000000"/>
              <w:sz w:val="22"/>
              <w:szCs w:val="22"/>
            </w:rPr>
          </w:pPr>
          <w:hyperlink w:anchor="_heading=h.2grqrue">
            <w:r w:rsidR="00836BCA">
              <w:rPr>
                <w:rFonts w:ascii="Arial" w:eastAsia="Arial" w:hAnsi="Arial" w:cs="Arial"/>
                <w:color w:val="000000"/>
                <w:sz w:val="20"/>
                <w:szCs w:val="20"/>
              </w:rPr>
              <w:t>14.2</w:t>
            </w:r>
          </w:hyperlink>
          <w:hyperlink w:anchor="_heading=h.2grqrue">
            <w:r w:rsidR="0008605A">
              <w:rPr>
                <w:rFonts w:ascii="Calibri" w:eastAsia="Calibri" w:hAnsi="Calibri" w:cs="Calibri"/>
                <w:color w:val="000000"/>
                <w:sz w:val="22"/>
                <w:szCs w:val="22"/>
              </w:rPr>
              <w:tab/>
            </w:r>
          </w:hyperlink>
          <w:r w:rsidR="0008605A">
            <w:fldChar w:fldCharType="begin"/>
          </w:r>
          <w:r w:rsidR="0008605A">
            <w:instrText xml:space="preserve"> PAGEREF _heading=h.2grqrue \h </w:instrText>
          </w:r>
          <w:r w:rsidR="0008605A">
            <w:fldChar w:fldCharType="separate"/>
          </w:r>
          <w:r w:rsidR="0008605A">
            <w:rPr>
              <w:rFonts w:ascii="Arial" w:eastAsia="Arial" w:hAnsi="Arial" w:cs="Arial"/>
              <w:color w:val="000000"/>
              <w:sz w:val="20"/>
              <w:szCs w:val="20"/>
            </w:rPr>
            <w:t>Risks and Volatile Areas</w:t>
          </w:r>
          <w:r w:rsidR="0008605A">
            <w:rPr>
              <w:color w:val="000000"/>
              <w:sz w:val="20"/>
              <w:szCs w:val="20"/>
            </w:rPr>
            <w:tab/>
            <w:t>12</w:t>
          </w:r>
          <w:r w:rsidR="0008605A">
            <w:fldChar w:fldCharType="end"/>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1ci93xb">
            <w:r w:rsidR="0023599B">
              <w:rPr>
                <w:b/>
                <w:color w:val="000000"/>
              </w:rPr>
              <w:t>15</w:t>
            </w:r>
          </w:hyperlink>
          <w:hyperlink w:anchor="_heading=h.1ci93xb">
            <w:r w:rsidR="0008605A">
              <w:rPr>
                <w:rFonts w:ascii="Calibri" w:eastAsia="Calibri" w:hAnsi="Calibri" w:cs="Calibri"/>
                <w:color w:val="000000"/>
                <w:sz w:val="22"/>
                <w:szCs w:val="22"/>
              </w:rPr>
              <w:tab/>
            </w:r>
          </w:hyperlink>
          <w:r w:rsidR="0008605A">
            <w:fldChar w:fldCharType="begin"/>
          </w:r>
          <w:r w:rsidR="0008605A">
            <w:instrText xml:space="preserve"> PAGEREF _heading=h.1ci93xb \h </w:instrText>
          </w:r>
          <w:r w:rsidR="0008605A">
            <w:fldChar w:fldCharType="separate"/>
          </w:r>
          <w:r w:rsidR="0008605A">
            <w:rPr>
              <w:b/>
              <w:color w:val="000000"/>
            </w:rPr>
            <w:t>System Architecture</w:t>
          </w:r>
          <w:r w:rsidR="0008605A">
            <w:rPr>
              <w:b/>
              <w:color w:val="000000"/>
            </w:rPr>
            <w:tab/>
            <w:t>13</w:t>
          </w:r>
          <w:r w:rsidR="0008605A">
            <w:fldChar w:fldCharType="end"/>
          </w:r>
        </w:p>
        <w:p w:rsidR="00866C9C" w:rsidRDefault="006E4734">
          <w:pPr>
            <w:pBdr>
              <w:top w:val="nil"/>
              <w:left w:val="nil"/>
              <w:bottom w:val="nil"/>
              <w:right w:val="nil"/>
              <w:between w:val="nil"/>
            </w:pBdr>
            <w:tabs>
              <w:tab w:val="left" w:pos="1440"/>
              <w:tab w:val="right" w:pos="9350"/>
            </w:tabs>
            <w:spacing w:line="240" w:lineRule="auto"/>
            <w:ind w:left="0" w:hanging="2"/>
            <w:rPr>
              <w:rFonts w:ascii="Calibri" w:eastAsia="Calibri" w:hAnsi="Calibri" w:cs="Calibri"/>
              <w:color w:val="000000"/>
              <w:sz w:val="22"/>
              <w:szCs w:val="22"/>
            </w:rPr>
          </w:pPr>
          <w:hyperlink w:anchor="_heading=h.3whwml4">
            <w:r w:rsidR="0023599B">
              <w:rPr>
                <w:rFonts w:ascii="Arial" w:eastAsia="Arial" w:hAnsi="Arial" w:cs="Arial"/>
                <w:color w:val="000000"/>
                <w:sz w:val="20"/>
                <w:szCs w:val="20"/>
              </w:rPr>
              <w:t>15.1</w:t>
            </w:r>
          </w:hyperlink>
          <w:hyperlink w:anchor="_heading=h.3whwml4">
            <w:r w:rsidR="0008605A">
              <w:rPr>
                <w:rFonts w:ascii="Calibri" w:eastAsia="Calibri" w:hAnsi="Calibri" w:cs="Calibri"/>
                <w:color w:val="000000"/>
                <w:sz w:val="22"/>
                <w:szCs w:val="22"/>
              </w:rPr>
              <w:tab/>
            </w:r>
          </w:hyperlink>
          <w:r w:rsidR="0008605A">
            <w:fldChar w:fldCharType="begin"/>
          </w:r>
          <w:r w:rsidR="0008605A">
            <w:instrText xml:space="preserve"> PAGEREF _heading=h.3whwml4 \h </w:instrText>
          </w:r>
          <w:r w:rsidR="0008605A">
            <w:fldChar w:fldCharType="separate"/>
          </w:r>
          <w:r w:rsidR="0008605A">
            <w:rPr>
              <w:rFonts w:ascii="Arial" w:eastAsia="Arial" w:hAnsi="Arial" w:cs="Arial"/>
              <w:color w:val="000000"/>
              <w:sz w:val="20"/>
              <w:szCs w:val="20"/>
            </w:rPr>
            <w:t>System-Level Architecture</w:t>
          </w:r>
          <w:r w:rsidR="0008605A">
            <w:rPr>
              <w:color w:val="000000"/>
              <w:sz w:val="20"/>
              <w:szCs w:val="20"/>
            </w:rPr>
            <w:tab/>
            <w:t>13</w:t>
          </w:r>
          <w:r w:rsidR="0008605A">
            <w:fldChar w:fldCharType="end"/>
          </w:r>
        </w:p>
        <w:p w:rsidR="00866C9C" w:rsidRDefault="006E4734">
          <w:pPr>
            <w:pBdr>
              <w:top w:val="nil"/>
              <w:left w:val="nil"/>
              <w:bottom w:val="nil"/>
              <w:right w:val="nil"/>
              <w:between w:val="nil"/>
            </w:pBdr>
            <w:tabs>
              <w:tab w:val="left" w:pos="1440"/>
              <w:tab w:val="right" w:pos="9350"/>
            </w:tabs>
            <w:spacing w:line="240" w:lineRule="auto"/>
            <w:ind w:left="0" w:hanging="2"/>
            <w:rPr>
              <w:rFonts w:ascii="Calibri" w:eastAsia="Calibri" w:hAnsi="Calibri" w:cs="Calibri"/>
              <w:color w:val="000000"/>
              <w:sz w:val="22"/>
              <w:szCs w:val="22"/>
            </w:rPr>
          </w:pPr>
          <w:hyperlink w:anchor="_heading=h.qsh70q">
            <w:r w:rsidR="002E517A">
              <w:rPr>
                <w:rFonts w:ascii="Arial" w:eastAsia="Arial" w:hAnsi="Arial" w:cs="Arial"/>
                <w:color w:val="000000"/>
                <w:sz w:val="20"/>
                <w:szCs w:val="20"/>
              </w:rPr>
              <w:t>15.2</w:t>
            </w:r>
          </w:hyperlink>
          <w:hyperlink w:anchor="_heading=h.qsh70q">
            <w:r w:rsidR="0008605A">
              <w:rPr>
                <w:rFonts w:ascii="Calibri" w:eastAsia="Calibri" w:hAnsi="Calibri" w:cs="Calibri"/>
                <w:color w:val="000000"/>
                <w:sz w:val="22"/>
                <w:szCs w:val="22"/>
              </w:rPr>
              <w:tab/>
            </w:r>
          </w:hyperlink>
          <w:r w:rsidR="0008605A">
            <w:fldChar w:fldCharType="begin"/>
          </w:r>
          <w:r w:rsidR="0008605A">
            <w:instrText xml:space="preserve"> PAGEREF _heading=h.qsh70q \h </w:instrText>
          </w:r>
          <w:r w:rsidR="0008605A">
            <w:fldChar w:fldCharType="separate"/>
          </w:r>
          <w:r w:rsidR="0008605A">
            <w:rPr>
              <w:rFonts w:ascii="Arial" w:eastAsia="Arial" w:hAnsi="Arial" w:cs="Arial"/>
              <w:color w:val="000000"/>
              <w:sz w:val="20"/>
              <w:szCs w:val="20"/>
            </w:rPr>
            <w:t>Sub-System / Component / Module Level Architecture</w:t>
          </w:r>
          <w:r w:rsidR="0008605A">
            <w:rPr>
              <w:color w:val="000000"/>
              <w:sz w:val="20"/>
              <w:szCs w:val="20"/>
            </w:rPr>
            <w:tab/>
            <w:t>13</w:t>
          </w:r>
          <w:r w:rsidR="0008605A">
            <w:fldChar w:fldCharType="end"/>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49x2ik5">
            <w:r w:rsidR="002E517A">
              <w:rPr>
                <w:b/>
                <w:color w:val="000000"/>
              </w:rPr>
              <w:t>16</w:t>
            </w:r>
          </w:hyperlink>
          <w:hyperlink w:anchor="_heading=h.49x2ik5">
            <w:r w:rsidR="0008605A">
              <w:rPr>
                <w:rFonts w:ascii="Calibri" w:eastAsia="Calibri" w:hAnsi="Calibri" w:cs="Calibri"/>
                <w:color w:val="000000"/>
                <w:sz w:val="22"/>
                <w:szCs w:val="22"/>
              </w:rPr>
              <w:tab/>
            </w:r>
          </w:hyperlink>
          <w:r w:rsidR="0008605A">
            <w:fldChar w:fldCharType="begin"/>
          </w:r>
          <w:r w:rsidR="0008605A">
            <w:instrText xml:space="preserve"> PAGEREF _heading=h.49x2ik5 \h </w:instrText>
          </w:r>
          <w:r w:rsidR="0008605A">
            <w:fldChar w:fldCharType="separate"/>
          </w:r>
          <w:r w:rsidR="0008605A">
            <w:rPr>
              <w:b/>
              <w:color w:val="000000"/>
            </w:rPr>
            <w:t>Design Strategies</w:t>
          </w:r>
          <w:r w:rsidR="0008605A">
            <w:rPr>
              <w:b/>
              <w:color w:val="000000"/>
            </w:rPr>
            <w:tab/>
            <w:t>16</w:t>
          </w:r>
          <w:r w:rsidR="0008605A">
            <w:fldChar w:fldCharType="end"/>
          </w:r>
        </w:p>
        <w:p w:rsidR="00866C9C" w:rsidRDefault="006E4734">
          <w:pPr>
            <w:pBdr>
              <w:top w:val="nil"/>
              <w:left w:val="nil"/>
              <w:bottom w:val="nil"/>
              <w:right w:val="nil"/>
              <w:between w:val="nil"/>
            </w:pBdr>
            <w:tabs>
              <w:tab w:val="left" w:pos="1440"/>
              <w:tab w:val="right" w:pos="9350"/>
            </w:tabs>
            <w:spacing w:line="240" w:lineRule="auto"/>
            <w:ind w:left="0" w:hanging="2"/>
            <w:rPr>
              <w:rFonts w:ascii="Calibri" w:eastAsia="Calibri" w:hAnsi="Calibri" w:cs="Calibri"/>
              <w:color w:val="000000"/>
              <w:sz w:val="22"/>
              <w:szCs w:val="22"/>
            </w:rPr>
          </w:pPr>
          <w:hyperlink w:anchor="_heading=h.vx1227">
            <w:r w:rsidR="0008605A">
              <w:rPr>
                <w:color w:val="000000"/>
                <w:sz w:val="20"/>
                <w:szCs w:val="20"/>
              </w:rPr>
              <w:t>18.1</w:t>
            </w:r>
          </w:hyperlink>
          <w:hyperlink w:anchor="_heading=h.vx1227">
            <w:r w:rsidR="0008605A">
              <w:rPr>
                <w:rFonts w:ascii="Calibri" w:eastAsia="Calibri" w:hAnsi="Calibri" w:cs="Calibri"/>
                <w:color w:val="000000"/>
                <w:sz w:val="22"/>
                <w:szCs w:val="22"/>
              </w:rPr>
              <w:tab/>
            </w:r>
          </w:hyperlink>
          <w:r w:rsidR="0008605A">
            <w:fldChar w:fldCharType="begin"/>
          </w:r>
          <w:r w:rsidR="0008605A">
            <w:instrText xml:space="preserve"> PAGEREF _heading=h.vx1227 \h </w:instrText>
          </w:r>
          <w:r w:rsidR="0008605A">
            <w:fldChar w:fldCharType="separate"/>
          </w:r>
          <w:r w:rsidR="0008605A">
            <w:rPr>
              <w:rFonts w:ascii="Arial" w:eastAsia="Arial" w:hAnsi="Arial" w:cs="Arial"/>
              <w:color w:val="000000"/>
              <w:sz w:val="20"/>
              <w:szCs w:val="20"/>
            </w:rPr>
            <w:t>Strategy</w:t>
          </w:r>
          <w:r w:rsidR="0008605A">
            <w:rPr>
              <w:color w:val="000000"/>
              <w:sz w:val="20"/>
              <w:szCs w:val="20"/>
            </w:rPr>
            <w:t xml:space="preserve"> 1…n</w:t>
          </w:r>
          <w:r w:rsidR="0008605A">
            <w:rPr>
              <w:color w:val="000000"/>
              <w:sz w:val="20"/>
              <w:szCs w:val="20"/>
            </w:rPr>
            <w:tab/>
            <w:t>16</w:t>
          </w:r>
          <w:r w:rsidR="0008605A">
            <w:fldChar w:fldCharType="end"/>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147n2zr">
            <w:r w:rsidR="002E517A">
              <w:rPr>
                <w:b/>
                <w:color w:val="000000"/>
              </w:rPr>
              <w:t>17</w:t>
            </w:r>
          </w:hyperlink>
          <w:hyperlink w:anchor="_heading=h.147n2zr">
            <w:r w:rsidR="0008605A">
              <w:rPr>
                <w:rFonts w:ascii="Calibri" w:eastAsia="Calibri" w:hAnsi="Calibri" w:cs="Calibri"/>
                <w:color w:val="000000"/>
                <w:sz w:val="22"/>
                <w:szCs w:val="22"/>
              </w:rPr>
              <w:tab/>
            </w:r>
          </w:hyperlink>
          <w:r w:rsidR="0008605A">
            <w:fldChar w:fldCharType="begin"/>
          </w:r>
          <w:r w:rsidR="0008605A">
            <w:instrText xml:space="preserve"> PAGEREF _heading=h.147n2zr \h </w:instrText>
          </w:r>
          <w:r w:rsidR="0008605A">
            <w:fldChar w:fldCharType="separate"/>
          </w:r>
          <w:r w:rsidR="0008605A">
            <w:rPr>
              <w:b/>
              <w:color w:val="000000"/>
            </w:rPr>
            <w:t>Detailed System Design</w:t>
          </w:r>
          <w:r w:rsidR="0008605A">
            <w:rPr>
              <w:b/>
              <w:color w:val="000000"/>
            </w:rPr>
            <w:tab/>
            <w:t>16</w:t>
          </w:r>
          <w:r w:rsidR="0008605A">
            <w:fldChar w:fldCharType="end"/>
          </w:r>
        </w:p>
        <w:p w:rsidR="00866C9C" w:rsidRDefault="006E4734">
          <w:pPr>
            <w:pBdr>
              <w:top w:val="nil"/>
              <w:left w:val="nil"/>
              <w:bottom w:val="nil"/>
              <w:right w:val="nil"/>
              <w:between w:val="nil"/>
            </w:pBdr>
            <w:tabs>
              <w:tab w:val="right" w:pos="9350"/>
            </w:tabs>
            <w:spacing w:before="120" w:line="240" w:lineRule="auto"/>
            <w:ind w:left="0" w:hanging="2"/>
            <w:rPr>
              <w:rFonts w:ascii="Calibri" w:eastAsia="Calibri" w:hAnsi="Calibri" w:cs="Calibri"/>
              <w:color w:val="000000"/>
              <w:sz w:val="22"/>
              <w:szCs w:val="22"/>
            </w:rPr>
          </w:pPr>
          <w:hyperlink w:anchor="_heading=h.3o7alnk">
            <w:r w:rsidR="0008605A">
              <w:rPr>
                <w:i/>
                <w:color w:val="000000"/>
              </w:rPr>
              <w:t>Relationships between classes</w:t>
            </w:r>
            <w:r w:rsidR="0008605A">
              <w:rPr>
                <w:i/>
                <w:color w:val="000000"/>
              </w:rPr>
              <w:tab/>
              <w:t>19</w:t>
            </w:r>
          </w:hyperlink>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ihv636">
            <w:r w:rsidR="00D60A6D">
              <w:rPr>
                <w:b/>
                <w:color w:val="000000"/>
              </w:rPr>
              <w:t>18</w:t>
            </w:r>
          </w:hyperlink>
          <w:hyperlink w:anchor="_heading=h.ihv636">
            <w:r w:rsidR="0008605A">
              <w:rPr>
                <w:rFonts w:ascii="Calibri" w:eastAsia="Calibri" w:hAnsi="Calibri" w:cs="Calibri"/>
                <w:color w:val="000000"/>
                <w:sz w:val="22"/>
                <w:szCs w:val="22"/>
              </w:rPr>
              <w:tab/>
            </w:r>
          </w:hyperlink>
          <w:r w:rsidR="0008605A">
            <w:fldChar w:fldCharType="begin"/>
          </w:r>
          <w:r w:rsidR="0008605A">
            <w:instrText xml:space="preserve"> PAGEREF _heading=h.ihv636 \h </w:instrText>
          </w:r>
          <w:r w:rsidR="0008605A">
            <w:fldChar w:fldCharType="separate"/>
          </w:r>
          <w:r w:rsidR="0008605A">
            <w:rPr>
              <w:b/>
              <w:color w:val="000000"/>
            </w:rPr>
            <w:t>References</w:t>
          </w:r>
          <w:r w:rsidR="0008605A">
            <w:rPr>
              <w:b/>
              <w:color w:val="000000"/>
            </w:rPr>
            <w:tab/>
            <w:t>41</w:t>
          </w:r>
          <w:r w:rsidR="0008605A">
            <w:fldChar w:fldCharType="end"/>
          </w:r>
        </w:p>
        <w:p w:rsidR="00866C9C" w:rsidRDefault="006E4734">
          <w:pPr>
            <w:pBdr>
              <w:top w:val="nil"/>
              <w:left w:val="nil"/>
              <w:bottom w:val="nil"/>
              <w:right w:val="nil"/>
              <w:between w:val="nil"/>
            </w:pBdr>
            <w:tabs>
              <w:tab w:val="left" w:pos="360"/>
              <w:tab w:val="right" w:pos="9350"/>
            </w:tabs>
            <w:spacing w:before="240" w:after="120" w:line="240" w:lineRule="auto"/>
            <w:ind w:left="0" w:hanging="2"/>
            <w:rPr>
              <w:rFonts w:ascii="Calibri" w:eastAsia="Calibri" w:hAnsi="Calibri" w:cs="Calibri"/>
              <w:color w:val="000000"/>
              <w:sz w:val="22"/>
              <w:szCs w:val="22"/>
            </w:rPr>
          </w:pPr>
          <w:hyperlink w:anchor="_heading=h.32hioqz">
            <w:r w:rsidR="00D60A6D">
              <w:rPr>
                <w:b/>
                <w:color w:val="000000"/>
              </w:rPr>
              <w:t>19</w:t>
            </w:r>
          </w:hyperlink>
          <w:hyperlink w:anchor="_heading=h.32hioqz">
            <w:r w:rsidR="0008605A">
              <w:rPr>
                <w:rFonts w:ascii="Calibri" w:eastAsia="Calibri" w:hAnsi="Calibri" w:cs="Calibri"/>
                <w:color w:val="000000"/>
                <w:sz w:val="22"/>
                <w:szCs w:val="22"/>
              </w:rPr>
              <w:tab/>
            </w:r>
          </w:hyperlink>
          <w:r w:rsidR="0008605A">
            <w:fldChar w:fldCharType="begin"/>
          </w:r>
          <w:r w:rsidR="0008605A">
            <w:instrText xml:space="preserve"> PAGEREF _heading=h.32hioqz \h </w:instrText>
          </w:r>
          <w:r w:rsidR="0008605A">
            <w:fldChar w:fldCharType="separate"/>
          </w:r>
          <w:r w:rsidR="0008605A">
            <w:rPr>
              <w:b/>
              <w:color w:val="000000"/>
            </w:rPr>
            <w:t>Appendices</w:t>
          </w:r>
          <w:r w:rsidR="0008605A">
            <w:rPr>
              <w:b/>
              <w:color w:val="000000"/>
            </w:rPr>
            <w:tab/>
            <w:t>41</w:t>
          </w:r>
          <w:r w:rsidR="0008605A">
            <w:fldChar w:fldCharType="end"/>
          </w:r>
          <w:r w:rsidR="0008605A">
            <w:fldChar w:fldCharType="end"/>
          </w:r>
        </w:p>
      </w:sdtContent>
    </w:sdt>
    <w:p w:rsidR="00866C9C" w:rsidRDefault="00866C9C">
      <w:pPr>
        <w:pBdr>
          <w:top w:val="nil"/>
          <w:left w:val="nil"/>
          <w:bottom w:val="nil"/>
          <w:right w:val="nil"/>
          <w:between w:val="nil"/>
        </w:pBdr>
        <w:tabs>
          <w:tab w:val="left" w:pos="360"/>
          <w:tab w:val="right" w:pos="9350"/>
        </w:tabs>
        <w:spacing w:before="240" w:after="120" w:line="240" w:lineRule="auto"/>
        <w:ind w:left="0" w:hanging="2"/>
        <w:rPr>
          <w:b/>
          <w:color w:val="000000"/>
        </w:rPr>
      </w:pPr>
      <w:bookmarkStart w:id="4" w:name="_heading=h.3znysh7" w:colFirst="0" w:colLast="0"/>
      <w:bookmarkEnd w:id="4"/>
    </w:p>
    <w:p w:rsidR="00866C9C" w:rsidRDefault="00866C9C">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B075B8" w:rsidRDefault="00B075B8">
      <w:pPr>
        <w:ind w:left="2" w:hanging="4"/>
        <w:jc w:val="center"/>
        <w:rPr>
          <w:rFonts w:ascii="Arial" w:eastAsia="Arial" w:hAnsi="Arial" w:cs="Arial"/>
          <w:sz w:val="40"/>
          <w:szCs w:val="40"/>
        </w:rPr>
      </w:pPr>
    </w:p>
    <w:p w:rsidR="00866C9C" w:rsidRDefault="0008605A">
      <w:pPr>
        <w:ind w:left="2" w:hanging="4"/>
        <w:jc w:val="center"/>
        <w:rPr>
          <w:rFonts w:ascii="Arial" w:eastAsia="Arial" w:hAnsi="Arial" w:cs="Arial"/>
          <w:sz w:val="40"/>
          <w:szCs w:val="40"/>
        </w:rPr>
      </w:pPr>
      <w:bookmarkStart w:id="5" w:name="_heading=h.2et92p0" w:colFirst="0" w:colLast="0"/>
      <w:bookmarkEnd w:id="5"/>
      <w:r>
        <w:rPr>
          <w:rFonts w:ascii="Arial" w:eastAsia="Arial" w:hAnsi="Arial" w:cs="Arial"/>
          <w:b/>
          <w:sz w:val="40"/>
          <w:szCs w:val="40"/>
        </w:rPr>
        <w:lastRenderedPageBreak/>
        <w:t>Project Proposal</w:t>
      </w:r>
    </w:p>
    <w:p w:rsidR="0008605A" w:rsidRPr="0008605A" w:rsidRDefault="0008605A" w:rsidP="00785B18">
      <w:pPr>
        <w:pStyle w:val="Heading1"/>
        <w:numPr>
          <w:ilvl w:val="0"/>
          <w:numId w:val="8"/>
        </w:numPr>
        <w:spacing w:after="100"/>
        <w:ind w:left="1" w:hanging="3"/>
        <w:rPr>
          <w:sz w:val="28"/>
          <w:szCs w:val="28"/>
        </w:rPr>
      </w:pPr>
      <w:r>
        <w:rPr>
          <w:sz w:val="28"/>
          <w:szCs w:val="28"/>
        </w:rPr>
        <w:t>Abstract</w:t>
      </w:r>
    </w:p>
    <w:p w:rsidR="0008605A" w:rsidRPr="008A5759" w:rsidRDefault="0008605A" w:rsidP="008A5759">
      <w:pPr>
        <w:ind w:left="0" w:hanging="2"/>
        <w:rPr>
          <w:i/>
          <w:sz w:val="20"/>
        </w:rPr>
      </w:pPr>
      <w:r w:rsidRPr="00E16B31">
        <w:rPr>
          <w:i/>
          <w:sz w:val="20"/>
        </w:rPr>
        <w:t>Mostly when people go to service stations to wash their vehic</w:t>
      </w:r>
      <w:r>
        <w:rPr>
          <w:i/>
          <w:sz w:val="20"/>
        </w:rPr>
        <w:t xml:space="preserve">les, they have to wait a long </w:t>
      </w:r>
      <w:r w:rsidRPr="00E16B31">
        <w:rPr>
          <w:i/>
          <w:sz w:val="20"/>
        </w:rPr>
        <w:t>time for their turn. We will resolve this issue by developing a Web based application, to save people's precious time, where users can book their time slots for washing their vehicles, and they arrive at their appointed time to get services regarding vehicles without wasting their time. Also our website provides different services like oil change, air filter replacement, fuel filter replacement, cabin filter replacement, wiper blades, headlights replacement etc</w:t>
      </w:r>
      <w:r w:rsidRPr="008A5759">
        <w:rPr>
          <w:i/>
          <w:sz w:val="20"/>
        </w:rPr>
        <w:t>.</w:t>
      </w:r>
    </w:p>
    <w:p w:rsidR="0008605A" w:rsidRDefault="0008605A">
      <w:pPr>
        <w:pBdr>
          <w:top w:val="nil"/>
          <w:left w:val="nil"/>
          <w:bottom w:val="nil"/>
          <w:right w:val="nil"/>
          <w:between w:val="nil"/>
        </w:pBdr>
        <w:spacing w:before="40" w:after="80"/>
        <w:ind w:left="0" w:hanging="2"/>
        <w:jc w:val="both"/>
        <w:rPr>
          <w:color w:val="000000"/>
          <w:sz w:val="20"/>
          <w:szCs w:val="20"/>
        </w:rPr>
      </w:pPr>
    </w:p>
    <w:p w:rsidR="0008605A" w:rsidRPr="0008605A" w:rsidRDefault="0008605A" w:rsidP="00785B18">
      <w:pPr>
        <w:pStyle w:val="Heading1"/>
        <w:numPr>
          <w:ilvl w:val="0"/>
          <w:numId w:val="8"/>
        </w:numPr>
        <w:spacing w:after="100"/>
        <w:ind w:left="1" w:hanging="3"/>
        <w:rPr>
          <w:sz w:val="28"/>
          <w:szCs w:val="28"/>
        </w:rPr>
      </w:pPr>
      <w:r>
        <w:rPr>
          <w:sz w:val="28"/>
          <w:szCs w:val="28"/>
        </w:rPr>
        <w:t>Background and Justification</w:t>
      </w:r>
    </w:p>
    <w:p w:rsidR="0008605A" w:rsidRPr="00E16B31" w:rsidRDefault="0008605A" w:rsidP="0008605A">
      <w:pPr>
        <w:ind w:left="0" w:hanging="2"/>
        <w:rPr>
          <w:i/>
          <w:sz w:val="20"/>
        </w:rPr>
      </w:pPr>
      <w:r w:rsidRPr="00E16B31">
        <w:rPr>
          <w:i/>
          <w:sz w:val="20"/>
        </w:rPr>
        <w:t>We explored many websites and analyzed them. They contain many good features but somehow they also have drawbacks. The website limestone carwash [</w:t>
      </w:r>
      <w:hyperlink r:id="rId10" w:history="1">
        <w:r w:rsidRPr="00E16B31">
          <w:rPr>
            <w:i/>
            <w:sz w:val="20"/>
          </w:rPr>
          <w:t>1</w:t>
        </w:r>
      </w:hyperlink>
      <w:r w:rsidRPr="00E16B31">
        <w:rPr>
          <w:i/>
          <w:sz w:val="20"/>
        </w:rPr>
        <w:t>] has many drawbacks including its home page is not user friendly and not attractive. Its home page does not contain images and detailed features about their work. They provide limited services and do not give any kind of packages. It has not given the payment method.</w:t>
      </w:r>
    </w:p>
    <w:p w:rsidR="0008605A" w:rsidRDefault="0008605A" w:rsidP="0008605A">
      <w:pPr>
        <w:ind w:left="0" w:hanging="2"/>
        <w:rPr>
          <w:i/>
          <w:sz w:val="20"/>
        </w:rPr>
      </w:pPr>
      <w:r w:rsidRPr="00E16B31">
        <w:rPr>
          <w:i/>
          <w:sz w:val="20"/>
        </w:rPr>
        <w:t>Another website which we have visited mrmahir car wash [</w:t>
      </w:r>
      <w:hyperlink r:id="rId11" w:history="1">
        <w:r w:rsidRPr="00E16B31">
          <w:rPr>
            <w:i/>
            <w:sz w:val="20"/>
          </w:rPr>
          <w:t>2</w:t>
        </w:r>
      </w:hyperlink>
      <w:r w:rsidRPr="00E16B31">
        <w:rPr>
          <w:i/>
          <w:sz w:val="20"/>
        </w:rPr>
        <w:t>]. It contains so many good features like they provide best services to the clients but also contain some weak points that do not contain any packages. This website does not provide any kind of payment method.</w:t>
      </w:r>
    </w:p>
    <w:p w:rsidR="0008605A" w:rsidRPr="00E16B31" w:rsidRDefault="0008605A" w:rsidP="0008605A">
      <w:pPr>
        <w:ind w:left="0" w:hanging="2"/>
        <w:rPr>
          <w:i/>
          <w:sz w:val="20"/>
        </w:rPr>
      </w:pPr>
    </w:p>
    <w:p w:rsidR="0008605A" w:rsidRDefault="0008605A" w:rsidP="0008605A">
      <w:pPr>
        <w:ind w:left="0" w:hanging="2"/>
        <w:rPr>
          <w:i/>
          <w:sz w:val="20"/>
        </w:rPr>
      </w:pPr>
      <w:r w:rsidRPr="00E16B31">
        <w:rPr>
          <w:i/>
          <w:sz w:val="20"/>
        </w:rPr>
        <w:t>In our web based system we try to build all these feature which are lack in other websites</w:t>
      </w:r>
      <w:r w:rsidRPr="00E16B31">
        <w:rPr>
          <w:rFonts w:hint="cs"/>
          <w:i/>
          <w:sz w:val="20"/>
          <w:rtl/>
        </w:rPr>
        <w:t>۔</w:t>
      </w:r>
      <w:r w:rsidRPr="00E16B31">
        <w:rPr>
          <w:i/>
          <w:sz w:val="20"/>
        </w:rPr>
        <w:t>We give the latest services of our work so people can judge our duties. We provide the packages to the client so they can choose the packages according to their needs. In other websites payment method is not available, if it has then a limited payment method is given. We try to make sure that we will give many payment methods like jazz cash, easy paisa and debit method etc. Our services include Express car wash, Express details, lube services (oil change, filter replacement, headlights etc.). We also provide a gallery in which images of our work services and ways to wash the vehicles</w:t>
      </w:r>
      <w:r w:rsidRPr="00D322B5">
        <w:rPr>
          <w:i/>
          <w:sz w:val="20"/>
        </w:rPr>
        <w:t>.</w:t>
      </w:r>
    </w:p>
    <w:p w:rsidR="0008605A" w:rsidRPr="00D322B5" w:rsidRDefault="0008605A" w:rsidP="0008605A">
      <w:pPr>
        <w:ind w:left="0" w:hanging="2"/>
        <w:rPr>
          <w:i/>
          <w:sz w:val="20"/>
        </w:rPr>
      </w:pPr>
    </w:p>
    <w:p w:rsidR="0008605A" w:rsidRPr="008A5759" w:rsidRDefault="0008605A" w:rsidP="0008605A">
      <w:pPr>
        <w:ind w:left="0" w:hanging="2"/>
        <w:rPr>
          <w:i/>
          <w:sz w:val="20"/>
        </w:rPr>
      </w:pPr>
      <w:r w:rsidRPr="00E16B31">
        <w:rPr>
          <w:i/>
          <w:sz w:val="20"/>
        </w:rPr>
        <w:t xml:space="preserve">Today life is busy and people have no leisure time to go to a service station and wash their vehicles. In this regard, we are trying to develop a portal where a person can register himself and book a slot for vehicle service. This </w:t>
      </w:r>
      <w:r>
        <w:rPr>
          <w:i/>
          <w:sz w:val="20"/>
        </w:rPr>
        <w:t xml:space="preserve">will save their precious time. </w:t>
      </w:r>
    </w:p>
    <w:p w:rsidR="0008605A" w:rsidRPr="008A5759" w:rsidRDefault="0008605A" w:rsidP="008A5759">
      <w:pPr>
        <w:ind w:left="0" w:hanging="2"/>
        <w:rPr>
          <w:i/>
          <w:sz w:val="20"/>
        </w:rPr>
      </w:pPr>
      <w:r w:rsidRPr="00E16B31">
        <w:rPr>
          <w:i/>
          <w:sz w:val="20"/>
        </w:rPr>
        <w:t>Mostly when people go to service stations to wash their vehicles</w:t>
      </w:r>
      <w:r>
        <w:rPr>
          <w:i/>
          <w:sz w:val="20"/>
        </w:rPr>
        <w:t xml:space="preserve">, they have to wait a long </w:t>
      </w:r>
      <w:r w:rsidRPr="00E16B31">
        <w:rPr>
          <w:i/>
          <w:sz w:val="20"/>
        </w:rPr>
        <w:t>time for their turn. We will resolve this issue by developing a Web based application, to save people's precious time, where users can book their time slots for washing their vehicles, and they arrive at their appointed time to get services regarding vehicles without wasting their time.</w:t>
      </w:r>
    </w:p>
    <w:p w:rsidR="0008605A" w:rsidRPr="0008605A" w:rsidRDefault="0008605A" w:rsidP="00785B18">
      <w:pPr>
        <w:pStyle w:val="Heading1"/>
        <w:numPr>
          <w:ilvl w:val="0"/>
          <w:numId w:val="8"/>
        </w:numPr>
        <w:spacing w:after="100"/>
        <w:ind w:left="1" w:hanging="3"/>
        <w:rPr>
          <w:sz w:val="28"/>
          <w:szCs w:val="28"/>
        </w:rPr>
      </w:pPr>
      <w:r>
        <w:rPr>
          <w:sz w:val="28"/>
          <w:szCs w:val="28"/>
        </w:rPr>
        <w:t>Project Methodology</w:t>
      </w:r>
    </w:p>
    <w:p w:rsidR="0008605A" w:rsidRPr="00E16B31" w:rsidRDefault="0008605A" w:rsidP="0008605A">
      <w:pPr>
        <w:pStyle w:val="NormalWeb"/>
        <w:spacing w:before="240" w:beforeAutospacing="0" w:after="240" w:afterAutospacing="0"/>
        <w:ind w:leftChars="0" w:left="0" w:firstLineChars="0" w:firstLine="0"/>
        <w:rPr>
          <w:i/>
          <w:sz w:val="20"/>
          <w:szCs w:val="24"/>
        </w:rPr>
      </w:pPr>
      <w:r w:rsidRPr="00E16B31">
        <w:rPr>
          <w:i/>
          <w:sz w:val="20"/>
          <w:szCs w:val="24"/>
        </w:rPr>
        <w:t>In this project Our goal is to facilitate users regarding their vehicles. They can save their precious time by getting services on exact time. They can book their time slots according to their availability.</w:t>
      </w:r>
    </w:p>
    <w:p w:rsidR="0008605A" w:rsidRPr="00E16B31" w:rsidRDefault="0008605A" w:rsidP="004D23AB">
      <w:pPr>
        <w:pStyle w:val="NormalWeb"/>
        <w:spacing w:before="240" w:beforeAutospacing="0" w:after="240" w:afterAutospacing="0"/>
        <w:ind w:leftChars="0" w:left="0" w:firstLineChars="0" w:firstLine="0"/>
        <w:rPr>
          <w:i/>
          <w:sz w:val="20"/>
          <w:szCs w:val="24"/>
        </w:rPr>
      </w:pPr>
      <w:r w:rsidRPr="00E16B31">
        <w:rPr>
          <w:i/>
          <w:sz w:val="20"/>
          <w:szCs w:val="24"/>
        </w:rPr>
        <w:t>We will focus on usability of the application. User Interface will be user friendly. We will also focus on response time of the application. We will follow design guideline which are followed to make a generic website. We will try to control error response rate with proper validations.</w:t>
      </w:r>
    </w:p>
    <w:p w:rsidR="0008605A" w:rsidRDefault="0008605A">
      <w:pPr>
        <w:spacing w:before="40" w:after="80"/>
        <w:ind w:left="1" w:hanging="3"/>
        <w:jc w:val="both"/>
        <w:rPr>
          <w:rFonts w:ascii="Arial" w:eastAsia="Arial" w:hAnsi="Arial" w:cs="Arial"/>
          <w:sz w:val="32"/>
          <w:szCs w:val="32"/>
        </w:rPr>
      </w:pPr>
    </w:p>
    <w:p w:rsidR="0008605A" w:rsidRPr="0008605A" w:rsidRDefault="0008605A" w:rsidP="00785B18">
      <w:pPr>
        <w:pStyle w:val="Heading1"/>
        <w:numPr>
          <w:ilvl w:val="0"/>
          <w:numId w:val="8"/>
        </w:numPr>
        <w:spacing w:after="100"/>
        <w:ind w:left="1" w:hanging="3"/>
        <w:rPr>
          <w:sz w:val="28"/>
          <w:szCs w:val="28"/>
        </w:rPr>
      </w:pPr>
      <w:r>
        <w:rPr>
          <w:sz w:val="28"/>
          <w:szCs w:val="28"/>
        </w:rPr>
        <w:t>Project Scope</w:t>
      </w:r>
    </w:p>
    <w:p w:rsidR="0008605A" w:rsidRPr="004D23AB" w:rsidRDefault="0008605A" w:rsidP="004D23AB">
      <w:pPr>
        <w:pStyle w:val="NormalWeb"/>
        <w:spacing w:before="240" w:beforeAutospacing="0" w:after="240" w:afterAutospacing="0"/>
        <w:ind w:leftChars="0" w:left="0" w:firstLineChars="0" w:firstLine="0"/>
        <w:rPr>
          <w:i/>
          <w:sz w:val="20"/>
          <w:szCs w:val="24"/>
        </w:rPr>
      </w:pPr>
      <w:r w:rsidRPr="004D23AB">
        <w:rPr>
          <w:i/>
          <w:sz w:val="20"/>
          <w:szCs w:val="24"/>
        </w:rPr>
        <w:t>The scope of the Express Service Station is to develop a Web based application that performs smart and efficient functions to provide services to the user. Our website visited by those people who have vehicles and want to wash their vehicles. Those people who have no availability of android phone or internet connection can't get our services. A user will be able to book his slot though messages or call.</w:t>
      </w:r>
    </w:p>
    <w:p w:rsidR="0008605A" w:rsidRPr="004D23AB" w:rsidRDefault="0008605A" w:rsidP="004D23AB">
      <w:pPr>
        <w:pStyle w:val="NormalWeb"/>
        <w:spacing w:before="240" w:beforeAutospacing="0" w:after="240" w:afterAutospacing="0"/>
        <w:ind w:leftChars="0" w:left="0" w:firstLineChars="0" w:firstLine="0"/>
        <w:rPr>
          <w:i/>
          <w:sz w:val="20"/>
          <w:szCs w:val="24"/>
        </w:rPr>
      </w:pPr>
      <w:r w:rsidRPr="004D23AB">
        <w:rPr>
          <w:i/>
          <w:sz w:val="20"/>
          <w:szCs w:val="24"/>
        </w:rPr>
        <w:lastRenderedPageBreak/>
        <w:t>Our goal is to facilitate users regarding their vehicles. They can save their precious time by getting services on exact time. They can book their time slots according to their availability. Users can easily Register and book their appointments according to their availability in less time. Main Objectives are the system is a reliable secure and efficient, the system is available24/7, easy to use and friendly interface and this works with internet connectivity.</w:t>
      </w:r>
    </w:p>
    <w:p w:rsidR="0008605A" w:rsidRDefault="0008605A">
      <w:pPr>
        <w:pBdr>
          <w:top w:val="nil"/>
          <w:left w:val="nil"/>
          <w:bottom w:val="nil"/>
          <w:right w:val="nil"/>
          <w:between w:val="nil"/>
        </w:pBdr>
        <w:spacing w:before="40" w:after="80"/>
        <w:ind w:left="0" w:hanging="2"/>
        <w:jc w:val="both"/>
        <w:rPr>
          <w:color w:val="000000"/>
          <w:sz w:val="20"/>
          <w:szCs w:val="20"/>
        </w:rPr>
      </w:pPr>
    </w:p>
    <w:p w:rsidR="00866C9C" w:rsidRDefault="0008605A" w:rsidP="00785B18">
      <w:pPr>
        <w:pStyle w:val="Heading1"/>
        <w:numPr>
          <w:ilvl w:val="0"/>
          <w:numId w:val="8"/>
        </w:numPr>
        <w:ind w:left="1" w:hanging="3"/>
        <w:rPr>
          <w:sz w:val="28"/>
          <w:szCs w:val="28"/>
        </w:rPr>
      </w:pPr>
      <w:r>
        <w:rPr>
          <w:sz w:val="28"/>
          <w:szCs w:val="28"/>
        </w:rPr>
        <w:t>High-level Project Plan</w:t>
      </w:r>
    </w:p>
    <w:p w:rsidR="0008605A" w:rsidRPr="004D23AB" w:rsidRDefault="0008605A" w:rsidP="004D23AB">
      <w:pPr>
        <w:pStyle w:val="NormalWeb"/>
        <w:spacing w:before="240" w:beforeAutospacing="0" w:after="240" w:afterAutospacing="0"/>
        <w:ind w:leftChars="0" w:left="0" w:firstLineChars="0" w:firstLine="0"/>
        <w:textDirection w:val="lrTb"/>
        <w:rPr>
          <w:i/>
          <w:sz w:val="20"/>
          <w:szCs w:val="24"/>
        </w:rPr>
      </w:pPr>
      <w:r w:rsidRPr="004D23AB">
        <w:rPr>
          <w:i/>
          <w:sz w:val="20"/>
          <w:szCs w:val="24"/>
        </w:rPr>
        <w:t>In this section we will create a good and user-friendly interface by using required tools and technologies should be mentioned to design and implement the project. We make a database of website where all the data of service station will be structurally stored.  We will focus on usability of the application. User Interface will be user friendly. We will also focus on response time of the application. We will follow design guideline which are followed to make a generic website. We will try to control error response rate with proper validations.</w:t>
      </w:r>
    </w:p>
    <w:p w:rsidR="0008605A" w:rsidRPr="00B63A71" w:rsidRDefault="0008605A" w:rsidP="0008605A">
      <w:pPr>
        <w:pStyle w:val="Heading2"/>
        <w:ind w:left="1" w:hanging="3"/>
        <w:jc w:val="both"/>
        <w:rPr>
          <w:rFonts w:ascii="Times New Roman" w:hAnsi="Times New Roman"/>
        </w:rPr>
      </w:pPr>
      <w:r>
        <w:rPr>
          <w:rFonts w:ascii="Times New Roman" w:hAnsi="Times New Roman"/>
        </w:rPr>
        <w:t xml:space="preserve"> List of Function Unit</w:t>
      </w:r>
    </w:p>
    <w:p w:rsidR="0008605A" w:rsidRPr="00E16B31" w:rsidRDefault="0008605A" w:rsidP="00785B18">
      <w:pPr>
        <w:numPr>
          <w:ilvl w:val="0"/>
          <w:numId w:val="10"/>
        </w:numPr>
        <w:suppressAutoHyphens w:val="0"/>
        <w:spacing w:line="240" w:lineRule="auto"/>
        <w:ind w:leftChars="0" w:left="0" w:firstLineChars="0" w:hanging="2"/>
        <w:textDirection w:val="lrTb"/>
        <w:textAlignment w:val="auto"/>
        <w:outlineLvl w:val="9"/>
        <w:rPr>
          <w:i/>
          <w:sz w:val="20"/>
        </w:rPr>
      </w:pPr>
      <w:r w:rsidRPr="00E16B31">
        <w:rPr>
          <w:i/>
          <w:sz w:val="20"/>
        </w:rPr>
        <w:t>Register</w:t>
      </w:r>
    </w:p>
    <w:p w:rsidR="0008605A" w:rsidRPr="004D23AB" w:rsidRDefault="0008605A" w:rsidP="00785B18">
      <w:pPr>
        <w:numPr>
          <w:ilvl w:val="0"/>
          <w:numId w:val="10"/>
        </w:numPr>
        <w:suppressAutoHyphens w:val="0"/>
        <w:spacing w:line="240" w:lineRule="auto"/>
        <w:ind w:leftChars="0" w:left="0" w:firstLineChars="0" w:hanging="2"/>
        <w:textDirection w:val="lrTb"/>
        <w:textAlignment w:val="auto"/>
        <w:outlineLvl w:val="9"/>
        <w:rPr>
          <w:i/>
          <w:sz w:val="20"/>
        </w:rPr>
      </w:pPr>
      <w:r w:rsidRPr="00E16B31">
        <w:rPr>
          <w:i/>
          <w:sz w:val="20"/>
        </w:rPr>
        <w:t>Login</w:t>
      </w:r>
    </w:p>
    <w:p w:rsidR="0008605A" w:rsidRPr="00E16B31" w:rsidRDefault="0008605A" w:rsidP="00785B18">
      <w:pPr>
        <w:numPr>
          <w:ilvl w:val="0"/>
          <w:numId w:val="10"/>
        </w:numPr>
        <w:suppressAutoHyphens w:val="0"/>
        <w:spacing w:line="240" w:lineRule="auto"/>
        <w:ind w:leftChars="0" w:left="0" w:firstLineChars="0" w:hanging="2"/>
        <w:textDirection w:val="lrTb"/>
        <w:textAlignment w:val="auto"/>
        <w:outlineLvl w:val="9"/>
        <w:rPr>
          <w:i/>
          <w:sz w:val="20"/>
        </w:rPr>
      </w:pPr>
      <w:r w:rsidRPr="00E16B31">
        <w:rPr>
          <w:i/>
          <w:sz w:val="20"/>
        </w:rPr>
        <w:t>Select city</w:t>
      </w:r>
    </w:p>
    <w:p w:rsidR="0008605A" w:rsidRPr="00E16B31" w:rsidRDefault="0008605A" w:rsidP="00785B18">
      <w:pPr>
        <w:numPr>
          <w:ilvl w:val="0"/>
          <w:numId w:val="10"/>
        </w:numPr>
        <w:suppressAutoHyphens w:val="0"/>
        <w:spacing w:line="240" w:lineRule="auto"/>
        <w:ind w:leftChars="0" w:left="0" w:firstLineChars="0" w:hanging="2"/>
        <w:textDirection w:val="lrTb"/>
        <w:textAlignment w:val="auto"/>
        <w:outlineLvl w:val="9"/>
        <w:rPr>
          <w:i/>
          <w:sz w:val="20"/>
        </w:rPr>
      </w:pPr>
      <w:r w:rsidRPr="00E16B31">
        <w:rPr>
          <w:i/>
          <w:sz w:val="20"/>
        </w:rPr>
        <w:t>Select suitable Service Station</w:t>
      </w:r>
    </w:p>
    <w:p w:rsidR="0008605A" w:rsidRPr="00E16B31" w:rsidRDefault="0008605A" w:rsidP="00785B18">
      <w:pPr>
        <w:numPr>
          <w:ilvl w:val="0"/>
          <w:numId w:val="10"/>
        </w:numPr>
        <w:suppressAutoHyphens w:val="0"/>
        <w:spacing w:line="240" w:lineRule="auto"/>
        <w:ind w:leftChars="0" w:left="0" w:firstLineChars="0" w:hanging="2"/>
        <w:textDirection w:val="lrTb"/>
        <w:textAlignment w:val="auto"/>
        <w:outlineLvl w:val="9"/>
        <w:rPr>
          <w:i/>
          <w:sz w:val="20"/>
        </w:rPr>
      </w:pPr>
      <w:r w:rsidRPr="00E16B31">
        <w:rPr>
          <w:i/>
          <w:sz w:val="20"/>
        </w:rPr>
        <w:t>Book his/her Time Slot</w:t>
      </w:r>
    </w:p>
    <w:p w:rsidR="0008605A" w:rsidRPr="00E16B31" w:rsidRDefault="0008605A" w:rsidP="00785B18">
      <w:pPr>
        <w:numPr>
          <w:ilvl w:val="0"/>
          <w:numId w:val="10"/>
        </w:numPr>
        <w:suppressAutoHyphens w:val="0"/>
        <w:spacing w:line="240" w:lineRule="auto"/>
        <w:ind w:leftChars="0" w:left="0" w:firstLineChars="0" w:hanging="2"/>
        <w:textDirection w:val="lrTb"/>
        <w:textAlignment w:val="auto"/>
        <w:outlineLvl w:val="9"/>
        <w:rPr>
          <w:i/>
          <w:sz w:val="20"/>
        </w:rPr>
      </w:pPr>
      <w:r w:rsidRPr="00E16B31">
        <w:rPr>
          <w:i/>
          <w:sz w:val="20"/>
        </w:rPr>
        <w:t>Cancel his/her booking</w:t>
      </w:r>
    </w:p>
    <w:p w:rsidR="00866C9C" w:rsidRPr="0008605A" w:rsidRDefault="0008605A" w:rsidP="00785B18">
      <w:pPr>
        <w:numPr>
          <w:ilvl w:val="0"/>
          <w:numId w:val="10"/>
        </w:numPr>
        <w:suppressAutoHyphens w:val="0"/>
        <w:spacing w:line="240" w:lineRule="auto"/>
        <w:ind w:leftChars="0" w:left="0" w:firstLineChars="0" w:hanging="2"/>
        <w:textDirection w:val="lrTb"/>
        <w:textAlignment w:val="auto"/>
        <w:outlineLvl w:val="9"/>
        <w:rPr>
          <w:i/>
          <w:sz w:val="20"/>
        </w:rPr>
      </w:pPr>
      <w:r w:rsidRPr="00E16B31">
        <w:rPr>
          <w:i/>
          <w:sz w:val="20"/>
        </w:rPr>
        <w:t>Logout</w:t>
      </w:r>
    </w:p>
    <w:p w:rsidR="002B4B58" w:rsidRDefault="002B4B58" w:rsidP="002B4B58">
      <w:pPr>
        <w:pStyle w:val="Heading2"/>
        <w:ind w:left="1" w:hanging="3"/>
        <w:jc w:val="both"/>
        <w:rPr>
          <w:rFonts w:ascii="Times New Roman" w:hAnsi="Times New Roman"/>
        </w:rPr>
      </w:pPr>
      <w:bookmarkStart w:id="6" w:name="_heading=h.2s8eyo1" w:colFirst="0" w:colLast="0"/>
      <w:bookmarkEnd w:id="6"/>
      <w:r>
        <w:rPr>
          <w:rFonts w:ascii="Times New Roman" w:hAnsi="Times New Roman"/>
        </w:rPr>
        <w:t>Gantt chart</w:t>
      </w:r>
    </w:p>
    <w:p w:rsidR="00D10FEE" w:rsidRDefault="002B4B58" w:rsidP="00D10FEE">
      <w:pPr>
        <w:keepNext/>
        <w:ind w:left="0" w:hanging="2"/>
        <w:jc w:val="both"/>
      </w:pPr>
      <w:r>
        <w:rPr>
          <w:noProof/>
        </w:rPr>
        <w:drawing>
          <wp:inline distT="0" distB="0" distL="0" distR="0" wp14:anchorId="1391CD16" wp14:editId="5B756F8D">
            <wp:extent cx="5943600" cy="3524250"/>
            <wp:effectExtent l="0" t="0" r="0" b="0"/>
            <wp:docPr id="1" name="Picture 1"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866C9C" w:rsidRDefault="00D10FEE" w:rsidP="00D10FEE">
      <w:pPr>
        <w:pStyle w:val="Caption"/>
        <w:ind w:leftChars="0" w:left="3600" w:firstLineChars="0" w:firstLine="0"/>
        <w:jc w:val="both"/>
      </w:pPr>
      <w:r>
        <w:t xml:space="preserve">Figure </w:t>
      </w:r>
      <w:r w:rsidR="006E4734">
        <w:fldChar w:fldCharType="begin"/>
      </w:r>
      <w:r w:rsidR="006E4734">
        <w:instrText xml:space="preserve"> SEQ Figure \* ARABIC </w:instrText>
      </w:r>
      <w:r w:rsidR="006E4734">
        <w:fldChar w:fldCharType="separate"/>
      </w:r>
      <w:r w:rsidR="00880B80">
        <w:rPr>
          <w:noProof/>
        </w:rPr>
        <w:t>1</w:t>
      </w:r>
      <w:r w:rsidR="006E4734">
        <w:rPr>
          <w:noProof/>
        </w:rPr>
        <w:fldChar w:fldCharType="end"/>
      </w:r>
      <w:r>
        <w:t>- Gantt Chart</w:t>
      </w:r>
    </w:p>
    <w:p w:rsidR="00866C9C" w:rsidRDefault="00866C9C">
      <w:pPr>
        <w:ind w:left="0" w:hanging="2"/>
        <w:jc w:val="both"/>
        <w:rPr>
          <w:sz w:val="20"/>
          <w:szCs w:val="20"/>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pPr>
        <w:pBdr>
          <w:top w:val="nil"/>
          <w:left w:val="nil"/>
          <w:bottom w:val="nil"/>
          <w:right w:val="nil"/>
          <w:between w:val="nil"/>
        </w:pBdr>
        <w:ind w:left="1" w:hanging="3"/>
        <w:rPr>
          <w:rFonts w:ascii="Arial" w:eastAsia="Arial" w:hAnsi="Arial" w:cs="Arial"/>
          <w:color w:val="000000"/>
          <w:sz w:val="28"/>
          <w:szCs w:val="28"/>
        </w:rPr>
      </w:pPr>
    </w:p>
    <w:p w:rsidR="00866C9C" w:rsidRDefault="00866C9C" w:rsidP="002B4B58">
      <w:pPr>
        <w:pBdr>
          <w:top w:val="nil"/>
          <w:left w:val="nil"/>
          <w:bottom w:val="nil"/>
          <w:right w:val="nil"/>
          <w:between w:val="nil"/>
        </w:pBdr>
        <w:ind w:leftChars="0" w:left="0" w:firstLineChars="0" w:firstLine="0"/>
        <w:rPr>
          <w:rFonts w:ascii="Arial" w:eastAsia="Arial" w:hAnsi="Arial" w:cs="Arial"/>
          <w:color w:val="000000"/>
          <w:sz w:val="28"/>
          <w:szCs w:val="28"/>
        </w:rPr>
      </w:pPr>
      <w:bookmarkStart w:id="7" w:name="_heading=h.17dp8vu" w:colFirst="0" w:colLast="0"/>
      <w:bookmarkEnd w:id="7"/>
    </w:p>
    <w:p w:rsidR="00866C9C" w:rsidRDefault="0008605A">
      <w:pPr>
        <w:pStyle w:val="Heading1"/>
        <w:ind w:left="2" w:hanging="4"/>
        <w:rPr>
          <w:sz w:val="40"/>
          <w:szCs w:val="40"/>
        </w:rPr>
      </w:pPr>
      <w:r>
        <w:rPr>
          <w:sz w:val="40"/>
          <w:szCs w:val="40"/>
        </w:rPr>
        <w:t>SOFTWARE REQUIREMENT SPECIFICATION</w:t>
      </w:r>
    </w:p>
    <w:p w:rsidR="00866C9C" w:rsidRDefault="00866C9C">
      <w:pPr>
        <w:ind w:left="0" w:hanging="2"/>
      </w:pPr>
    </w:p>
    <w:p w:rsidR="00866C9C" w:rsidRDefault="00866C9C">
      <w:pPr>
        <w:ind w:left="0" w:hanging="2"/>
      </w:pPr>
    </w:p>
    <w:p w:rsidR="00866C9C" w:rsidRDefault="0008605A" w:rsidP="00785B18">
      <w:pPr>
        <w:numPr>
          <w:ilvl w:val="0"/>
          <w:numId w:val="8"/>
        </w:numPr>
        <w:pBdr>
          <w:top w:val="nil"/>
          <w:left w:val="nil"/>
          <w:bottom w:val="nil"/>
          <w:right w:val="nil"/>
          <w:between w:val="nil"/>
        </w:pBdr>
        <w:spacing w:after="240"/>
        <w:ind w:left="1" w:hanging="3"/>
        <w:jc w:val="both"/>
        <w:rPr>
          <w:rFonts w:ascii="Arial" w:eastAsia="Arial" w:hAnsi="Arial" w:cs="Arial"/>
          <w:color w:val="000000"/>
          <w:sz w:val="32"/>
          <w:szCs w:val="32"/>
        </w:rPr>
      </w:pPr>
      <w:r>
        <w:rPr>
          <w:rFonts w:ascii="Arial" w:eastAsia="Arial" w:hAnsi="Arial" w:cs="Arial"/>
          <w:b/>
          <w:color w:val="000000"/>
          <w:sz w:val="32"/>
          <w:szCs w:val="32"/>
        </w:rPr>
        <w:t>Introduction</w:t>
      </w:r>
    </w:p>
    <w:p w:rsidR="002B4B58" w:rsidRPr="002B4B58" w:rsidRDefault="002A6FF2" w:rsidP="002A6FF2">
      <w:pPr>
        <w:pBdr>
          <w:top w:val="nil"/>
          <w:left w:val="nil"/>
          <w:bottom w:val="nil"/>
          <w:right w:val="nil"/>
          <w:between w:val="nil"/>
        </w:pBdr>
        <w:spacing w:after="120"/>
        <w:ind w:leftChars="0" w:left="0" w:firstLineChars="0" w:firstLine="0"/>
        <w:jc w:val="both"/>
        <w:rPr>
          <w:rFonts w:ascii="Arial" w:eastAsia="Arial" w:hAnsi="Arial" w:cs="Arial"/>
          <w:color w:val="000000"/>
        </w:rPr>
      </w:pPr>
      <w:bookmarkStart w:id="8" w:name="_heading=h.3rdcrjn" w:colFirst="0" w:colLast="0"/>
      <w:bookmarkEnd w:id="8"/>
      <w:r>
        <w:rPr>
          <w:rFonts w:ascii="Arial" w:eastAsia="Arial" w:hAnsi="Arial" w:cs="Arial"/>
          <w:b/>
          <w:color w:val="000000"/>
        </w:rPr>
        <w:t>6.1</w:t>
      </w:r>
      <w:r w:rsidR="0008605A">
        <w:rPr>
          <w:rFonts w:ascii="Arial" w:eastAsia="Arial" w:hAnsi="Arial" w:cs="Arial"/>
          <w:b/>
          <w:color w:val="000000"/>
        </w:rPr>
        <w:t xml:space="preserve"> Purpose of Document </w:t>
      </w:r>
    </w:p>
    <w:p w:rsidR="002B4B58" w:rsidRPr="00475A0C" w:rsidRDefault="002B4B58" w:rsidP="002B4B58">
      <w:pPr>
        <w:pStyle w:val="BodyText"/>
        <w:ind w:left="0" w:hanging="2"/>
        <w:jc w:val="left"/>
        <w:rPr>
          <w:i/>
          <w:sz w:val="20"/>
        </w:rPr>
      </w:pPr>
      <w:r>
        <w:rPr>
          <w:i/>
          <w:sz w:val="20"/>
        </w:rPr>
        <w:t xml:space="preserve"> Express</w:t>
      </w:r>
      <w:r w:rsidRPr="00475A0C">
        <w:rPr>
          <w:i/>
          <w:sz w:val="20"/>
        </w:rPr>
        <w:t xml:space="preserve"> Service Station allow users to book their time slots for washing their vehicles, and they arrive at their appointed time to get services regarding vehicles without wasting their time. Also portal provides different services like oil change, air filter replacement, fuel filter replacement, cabin filter replacement, wiper blades, headlights replacement etc.</w:t>
      </w:r>
    </w:p>
    <w:p w:rsidR="002B4B58" w:rsidRDefault="002B4B58">
      <w:pPr>
        <w:pBdr>
          <w:top w:val="nil"/>
          <w:left w:val="nil"/>
          <w:bottom w:val="nil"/>
          <w:right w:val="nil"/>
          <w:between w:val="nil"/>
        </w:pBdr>
        <w:spacing w:before="40" w:after="80" w:line="276" w:lineRule="auto"/>
        <w:ind w:left="0" w:hanging="2"/>
        <w:jc w:val="both"/>
        <w:rPr>
          <w:rFonts w:ascii="Calibri" w:eastAsia="Calibri" w:hAnsi="Calibri" w:cs="Calibri"/>
          <w:color w:val="000000"/>
          <w:sz w:val="22"/>
          <w:szCs w:val="22"/>
        </w:rPr>
      </w:pPr>
    </w:p>
    <w:p w:rsidR="00866C9C" w:rsidRDefault="002A6FF2" w:rsidP="002A6FF2">
      <w:pPr>
        <w:pBdr>
          <w:top w:val="nil"/>
          <w:left w:val="nil"/>
          <w:bottom w:val="nil"/>
          <w:right w:val="nil"/>
          <w:between w:val="nil"/>
        </w:pBdr>
        <w:spacing w:after="120"/>
        <w:ind w:leftChars="0" w:left="0" w:firstLineChars="0" w:firstLine="0"/>
        <w:jc w:val="both"/>
        <w:rPr>
          <w:rFonts w:ascii="Arial" w:eastAsia="Arial" w:hAnsi="Arial" w:cs="Arial"/>
          <w:color w:val="000000"/>
        </w:rPr>
      </w:pPr>
      <w:r>
        <w:rPr>
          <w:rFonts w:ascii="Arial" w:eastAsia="Arial" w:hAnsi="Arial" w:cs="Arial"/>
          <w:b/>
          <w:color w:val="000000"/>
        </w:rPr>
        <w:t>6.2</w:t>
      </w:r>
      <w:r w:rsidR="0008605A">
        <w:rPr>
          <w:rFonts w:ascii="Arial" w:eastAsia="Arial" w:hAnsi="Arial" w:cs="Arial"/>
          <w:b/>
          <w:color w:val="000000"/>
        </w:rPr>
        <w:t xml:space="preserve"> Project Overview</w:t>
      </w:r>
    </w:p>
    <w:p w:rsidR="002B4B58" w:rsidRDefault="002B4B58" w:rsidP="004D23AB">
      <w:pPr>
        <w:pStyle w:val="BodyText"/>
        <w:ind w:left="0" w:hanging="2"/>
        <w:jc w:val="left"/>
        <w:rPr>
          <w:i/>
          <w:sz w:val="20"/>
        </w:rPr>
      </w:pPr>
      <w:r w:rsidRPr="00475A0C">
        <w:rPr>
          <w:i/>
          <w:sz w:val="20"/>
        </w:rPr>
        <w:t>This project is based on the web application development and provided the many of the functionalities to the users. They can save their precious time by getting services on exact time. They can book their time slots according to their availability. Users can easily Register and book their appointments according to their availability in less time. After registration in application, user would be qualified to contact the application owner, user require the internet connection whenever they sending request to the Admin and he will send the application to Head of Service Station.</w:t>
      </w:r>
    </w:p>
    <w:p w:rsidR="0085386A" w:rsidRPr="0085386A" w:rsidRDefault="0085386A" w:rsidP="0085386A">
      <w:pPr>
        <w:ind w:left="0" w:hanging="2"/>
        <w:jc w:val="both"/>
        <w:rPr>
          <w:i/>
          <w:sz w:val="20"/>
        </w:rPr>
      </w:pPr>
      <w:r w:rsidRPr="0085386A">
        <w:rPr>
          <w:i/>
          <w:sz w:val="20"/>
        </w:rPr>
        <w:t>Objectives:</w:t>
      </w:r>
    </w:p>
    <w:p w:rsidR="0085386A" w:rsidRPr="0085386A" w:rsidRDefault="0085386A" w:rsidP="0085386A">
      <w:pPr>
        <w:ind w:left="0" w:hanging="2"/>
        <w:jc w:val="both"/>
        <w:rPr>
          <w:i/>
          <w:sz w:val="20"/>
        </w:rPr>
      </w:pPr>
      <w:r w:rsidRPr="0085386A">
        <w:rPr>
          <w:i/>
          <w:sz w:val="20"/>
        </w:rPr>
        <w:t xml:space="preserve">1. Save time </w:t>
      </w:r>
    </w:p>
    <w:p w:rsidR="0085386A" w:rsidRPr="0085386A" w:rsidRDefault="0085386A" w:rsidP="0085386A">
      <w:pPr>
        <w:ind w:left="0" w:hanging="2"/>
        <w:jc w:val="both"/>
        <w:rPr>
          <w:i/>
          <w:sz w:val="20"/>
        </w:rPr>
      </w:pPr>
      <w:r w:rsidRPr="0085386A">
        <w:rPr>
          <w:i/>
          <w:sz w:val="20"/>
        </w:rPr>
        <w:t>2. Quick service</w:t>
      </w:r>
    </w:p>
    <w:p w:rsidR="0085386A" w:rsidRPr="0085386A" w:rsidRDefault="0085386A" w:rsidP="0085386A">
      <w:pPr>
        <w:ind w:left="0" w:hanging="2"/>
        <w:jc w:val="both"/>
        <w:rPr>
          <w:i/>
          <w:sz w:val="20"/>
        </w:rPr>
      </w:pPr>
      <w:r w:rsidRPr="0085386A">
        <w:rPr>
          <w:i/>
          <w:sz w:val="20"/>
        </w:rPr>
        <w:t xml:space="preserve">3. Easy to access </w:t>
      </w:r>
    </w:p>
    <w:p w:rsidR="0085386A" w:rsidRPr="0085386A" w:rsidRDefault="0085386A" w:rsidP="0085386A">
      <w:pPr>
        <w:ind w:left="0" w:hanging="2"/>
        <w:jc w:val="both"/>
        <w:rPr>
          <w:i/>
          <w:sz w:val="20"/>
        </w:rPr>
      </w:pPr>
      <w:r w:rsidRPr="0085386A">
        <w:rPr>
          <w:i/>
          <w:sz w:val="20"/>
        </w:rPr>
        <w:t>4. Better performance</w:t>
      </w:r>
    </w:p>
    <w:p w:rsidR="0085386A" w:rsidRPr="00475A0C" w:rsidRDefault="0085386A" w:rsidP="004D23AB">
      <w:pPr>
        <w:pStyle w:val="BodyText"/>
        <w:ind w:left="0" w:hanging="2"/>
        <w:jc w:val="left"/>
        <w:rPr>
          <w:i/>
          <w:sz w:val="20"/>
        </w:rPr>
      </w:pPr>
    </w:p>
    <w:p w:rsidR="002B4B58" w:rsidRDefault="002B4B58">
      <w:pPr>
        <w:spacing w:before="40" w:after="120" w:line="276" w:lineRule="auto"/>
        <w:ind w:left="0" w:hanging="2"/>
        <w:jc w:val="both"/>
        <w:rPr>
          <w:sz w:val="20"/>
          <w:szCs w:val="20"/>
        </w:rPr>
      </w:pPr>
    </w:p>
    <w:p w:rsidR="00866C9C" w:rsidRPr="002A6FF2" w:rsidRDefault="0008605A" w:rsidP="00785B18">
      <w:pPr>
        <w:pStyle w:val="ListParagraph"/>
        <w:numPr>
          <w:ilvl w:val="1"/>
          <w:numId w:val="17"/>
        </w:numPr>
        <w:pBdr>
          <w:top w:val="nil"/>
          <w:left w:val="nil"/>
          <w:bottom w:val="nil"/>
          <w:right w:val="nil"/>
          <w:between w:val="nil"/>
        </w:pBdr>
        <w:spacing w:after="120"/>
        <w:ind w:leftChars="0" w:firstLineChars="0"/>
        <w:jc w:val="both"/>
        <w:rPr>
          <w:rFonts w:ascii="Arial" w:eastAsia="Arial" w:hAnsi="Arial" w:cs="Arial"/>
          <w:color w:val="000000"/>
        </w:rPr>
      </w:pPr>
      <w:r w:rsidRPr="002A6FF2">
        <w:rPr>
          <w:rFonts w:ascii="Arial" w:eastAsia="Arial" w:hAnsi="Arial" w:cs="Arial"/>
          <w:b/>
          <w:color w:val="000000"/>
        </w:rPr>
        <w:t>Scope</w:t>
      </w:r>
    </w:p>
    <w:p w:rsidR="002B4B58" w:rsidRPr="00475A0C" w:rsidRDefault="002B4B58" w:rsidP="002B4B58">
      <w:pPr>
        <w:pStyle w:val="H2"/>
        <w:spacing w:after="120"/>
        <w:ind w:left="0" w:hanging="2"/>
        <w:jc w:val="both"/>
        <w:rPr>
          <w:b w:val="0"/>
          <w:i/>
          <w:sz w:val="20"/>
        </w:rPr>
      </w:pPr>
      <w:r w:rsidRPr="00475A0C">
        <w:rPr>
          <w:b w:val="0"/>
          <w:i/>
          <w:sz w:val="20"/>
        </w:rPr>
        <w:t xml:space="preserve">The scope of the </w:t>
      </w:r>
      <w:r>
        <w:rPr>
          <w:b w:val="0"/>
          <w:i/>
          <w:sz w:val="20"/>
        </w:rPr>
        <w:t>Express</w:t>
      </w:r>
      <w:r w:rsidRPr="00475A0C">
        <w:rPr>
          <w:b w:val="0"/>
          <w:i/>
          <w:sz w:val="20"/>
        </w:rPr>
        <w:t xml:space="preserve"> Service Station is to develop a Web based application that performs smart and efficient functions to provide services to the user. Our website visited by those people who have vehicles and want to wash their vehicles. Those people who have no availability of android phone or internet connection can't get our services. A user will be able to book his slot though messages or call.</w:t>
      </w:r>
    </w:p>
    <w:p w:rsidR="002B4B58" w:rsidRDefault="002B4B58" w:rsidP="002B4B58">
      <w:pPr>
        <w:ind w:left="0" w:hanging="2"/>
        <w:rPr>
          <w:i/>
          <w:sz w:val="20"/>
        </w:rPr>
      </w:pPr>
      <w:r w:rsidRPr="00475A0C">
        <w:rPr>
          <w:i/>
          <w:sz w:val="20"/>
        </w:rPr>
        <w:t>Our goal is to facilitate users regarding their vehicles. They can save their precious time by getting services on exact time. They can book their time slots according to their availability. Users can easily Register and book their appointments according to their availability in less time. Main Objectives are the system is a reliable secure and efficient, the system is available24/7, easy to use and friendly interface and this works with internet connectivity.</w:t>
      </w:r>
    </w:p>
    <w:p w:rsidR="00A92C6D" w:rsidRPr="00A92C6D" w:rsidRDefault="00A92C6D" w:rsidP="00785B18">
      <w:pPr>
        <w:pStyle w:val="ListParagraph"/>
        <w:numPr>
          <w:ilvl w:val="0"/>
          <w:numId w:val="21"/>
        </w:numPr>
        <w:suppressAutoHyphens w:val="0"/>
        <w:spacing w:after="0" w:line="240" w:lineRule="auto"/>
        <w:ind w:leftChars="0" w:left="1" w:firstLineChars="0" w:hanging="3"/>
        <w:jc w:val="both"/>
        <w:textDirection w:val="lrTb"/>
        <w:textAlignment w:val="auto"/>
        <w:outlineLvl w:val="9"/>
        <w:rPr>
          <w:rFonts w:ascii="Times New Roman" w:eastAsia="Times New Roman" w:hAnsi="Times New Roman"/>
          <w:i/>
          <w:sz w:val="20"/>
          <w:szCs w:val="24"/>
        </w:rPr>
      </w:pPr>
      <w:r w:rsidRPr="00A92C6D">
        <w:rPr>
          <w:rFonts w:ascii="Times New Roman" w:eastAsia="Times New Roman" w:hAnsi="Times New Roman"/>
          <w:i/>
          <w:sz w:val="20"/>
          <w:szCs w:val="24"/>
        </w:rPr>
        <w:t xml:space="preserve">System will be able to provide online booking for washing vehicles. </w:t>
      </w:r>
    </w:p>
    <w:p w:rsidR="00A92C6D" w:rsidRPr="00A92C6D" w:rsidRDefault="00A92C6D" w:rsidP="00785B18">
      <w:pPr>
        <w:pStyle w:val="ListParagraph"/>
        <w:numPr>
          <w:ilvl w:val="0"/>
          <w:numId w:val="21"/>
        </w:numPr>
        <w:suppressAutoHyphens w:val="0"/>
        <w:spacing w:after="0" w:line="240" w:lineRule="auto"/>
        <w:ind w:leftChars="0" w:left="1" w:firstLineChars="0" w:hanging="3"/>
        <w:jc w:val="both"/>
        <w:textDirection w:val="lrTb"/>
        <w:textAlignment w:val="auto"/>
        <w:outlineLvl w:val="9"/>
        <w:rPr>
          <w:rFonts w:ascii="Times New Roman" w:eastAsia="Times New Roman" w:hAnsi="Times New Roman"/>
          <w:i/>
          <w:sz w:val="20"/>
          <w:szCs w:val="24"/>
        </w:rPr>
      </w:pPr>
      <w:r w:rsidRPr="00A92C6D">
        <w:rPr>
          <w:rFonts w:ascii="Times New Roman" w:eastAsia="Times New Roman" w:hAnsi="Times New Roman"/>
          <w:i/>
          <w:sz w:val="20"/>
          <w:szCs w:val="24"/>
        </w:rPr>
        <w:t>System will be able to provide suitable station where you can go easily.</w:t>
      </w:r>
    </w:p>
    <w:p w:rsidR="00A92C6D" w:rsidRPr="00A92C6D" w:rsidRDefault="00A92C6D" w:rsidP="00785B18">
      <w:pPr>
        <w:pStyle w:val="ListParagraph"/>
        <w:numPr>
          <w:ilvl w:val="0"/>
          <w:numId w:val="21"/>
        </w:numPr>
        <w:suppressAutoHyphens w:val="0"/>
        <w:spacing w:after="0" w:line="240" w:lineRule="auto"/>
        <w:ind w:leftChars="0" w:left="1" w:firstLineChars="0" w:hanging="3"/>
        <w:jc w:val="both"/>
        <w:textDirection w:val="lrTb"/>
        <w:textAlignment w:val="auto"/>
        <w:outlineLvl w:val="9"/>
        <w:rPr>
          <w:rFonts w:ascii="Times New Roman" w:eastAsia="Times New Roman" w:hAnsi="Times New Roman"/>
          <w:i/>
          <w:sz w:val="20"/>
          <w:szCs w:val="24"/>
        </w:rPr>
      </w:pPr>
      <w:r w:rsidRPr="00A92C6D">
        <w:rPr>
          <w:rFonts w:ascii="Times New Roman" w:eastAsia="Times New Roman" w:hAnsi="Times New Roman"/>
          <w:i/>
          <w:sz w:val="20"/>
          <w:szCs w:val="24"/>
        </w:rPr>
        <w:t>User will be able to cancel t</w:t>
      </w:r>
      <w:r>
        <w:rPr>
          <w:rFonts w:ascii="Times New Roman" w:eastAsia="Times New Roman" w:hAnsi="Times New Roman"/>
          <w:i/>
          <w:sz w:val="20"/>
          <w:szCs w:val="24"/>
        </w:rPr>
        <w:t>he booking in any emergency cas</w:t>
      </w:r>
      <w:r w:rsidRPr="00A92C6D">
        <w:rPr>
          <w:rFonts w:ascii="Times New Roman" w:eastAsia="Times New Roman" w:hAnsi="Times New Roman"/>
          <w:i/>
          <w:sz w:val="20"/>
          <w:szCs w:val="24"/>
        </w:rPr>
        <w:t>e.</w:t>
      </w:r>
    </w:p>
    <w:p w:rsidR="00A92C6D" w:rsidRPr="00A92C6D" w:rsidRDefault="00A92C6D" w:rsidP="00785B18">
      <w:pPr>
        <w:pStyle w:val="ListParagraph"/>
        <w:numPr>
          <w:ilvl w:val="0"/>
          <w:numId w:val="21"/>
        </w:numPr>
        <w:suppressAutoHyphens w:val="0"/>
        <w:spacing w:after="0" w:line="240" w:lineRule="auto"/>
        <w:ind w:leftChars="0" w:left="1" w:firstLineChars="0" w:hanging="3"/>
        <w:jc w:val="both"/>
        <w:textDirection w:val="lrTb"/>
        <w:textAlignment w:val="auto"/>
        <w:outlineLvl w:val="9"/>
        <w:rPr>
          <w:rFonts w:ascii="Times New Roman" w:eastAsia="Times New Roman" w:hAnsi="Times New Roman"/>
          <w:i/>
          <w:sz w:val="20"/>
          <w:szCs w:val="24"/>
        </w:rPr>
      </w:pPr>
      <w:r w:rsidRPr="00A92C6D">
        <w:rPr>
          <w:rFonts w:ascii="Times New Roman" w:eastAsia="Times New Roman" w:hAnsi="Times New Roman"/>
          <w:i/>
          <w:sz w:val="20"/>
          <w:szCs w:val="24"/>
        </w:rPr>
        <w:t xml:space="preserve"> System will provide the rating and ranking of stations. </w:t>
      </w:r>
    </w:p>
    <w:p w:rsidR="00A92C6D" w:rsidRPr="00475A0C" w:rsidRDefault="00A92C6D" w:rsidP="002B4B58">
      <w:pPr>
        <w:ind w:left="0" w:hanging="2"/>
        <w:rPr>
          <w:i/>
          <w:sz w:val="20"/>
        </w:rPr>
      </w:pPr>
    </w:p>
    <w:p w:rsidR="00866C9C" w:rsidRDefault="0008605A" w:rsidP="00785B18">
      <w:pPr>
        <w:numPr>
          <w:ilvl w:val="0"/>
          <w:numId w:val="8"/>
        </w:numPr>
        <w:pBdr>
          <w:top w:val="nil"/>
          <w:left w:val="nil"/>
          <w:bottom w:val="nil"/>
          <w:right w:val="nil"/>
          <w:between w:val="nil"/>
        </w:pBdr>
        <w:spacing w:after="120"/>
        <w:ind w:left="1" w:hanging="3"/>
        <w:jc w:val="both"/>
        <w:rPr>
          <w:rFonts w:ascii="Arial" w:eastAsia="Arial" w:hAnsi="Arial" w:cs="Arial"/>
          <w:color w:val="000000"/>
          <w:sz w:val="28"/>
          <w:szCs w:val="28"/>
        </w:rPr>
      </w:pPr>
      <w:bookmarkStart w:id="9" w:name="_heading=h.26in1rg" w:colFirst="0" w:colLast="0"/>
      <w:bookmarkEnd w:id="9"/>
      <w:r>
        <w:rPr>
          <w:rFonts w:ascii="Arial" w:eastAsia="Arial" w:hAnsi="Arial" w:cs="Arial"/>
          <w:b/>
          <w:color w:val="000000"/>
          <w:sz w:val="28"/>
          <w:szCs w:val="28"/>
        </w:rPr>
        <w:t>Overall System Description</w:t>
      </w:r>
    </w:p>
    <w:p w:rsidR="002B4B58" w:rsidRPr="00BB343D" w:rsidRDefault="002B4B58" w:rsidP="002B4B58">
      <w:pPr>
        <w:pStyle w:val="h1"/>
        <w:spacing w:after="120"/>
        <w:ind w:leftChars="0" w:left="0" w:firstLineChars="0" w:firstLine="0"/>
        <w:jc w:val="both"/>
        <w:rPr>
          <w:rFonts w:ascii="Times New Roman" w:hAnsi="Times New Roman"/>
          <w:b w:val="0"/>
          <w:i/>
          <w:sz w:val="20"/>
        </w:rPr>
      </w:pPr>
      <w:r w:rsidRPr="00BB343D">
        <w:rPr>
          <w:rFonts w:ascii="Times New Roman" w:hAnsi="Times New Roman"/>
          <w:b w:val="0"/>
          <w:i/>
          <w:sz w:val="20"/>
        </w:rPr>
        <w:lastRenderedPageBreak/>
        <w:t>Web application is based on Windows Operating System, so any devices, running this particular website Operating System will able to run website. This website can run on any browser because it is a web application.</w:t>
      </w:r>
    </w:p>
    <w:p w:rsidR="00866C9C" w:rsidRPr="004D23AB" w:rsidRDefault="002B4B58" w:rsidP="002B4B58">
      <w:pPr>
        <w:ind w:leftChars="0" w:left="0" w:firstLineChars="0" w:hanging="2"/>
        <w:jc w:val="both"/>
        <w:rPr>
          <w:i/>
          <w:sz w:val="20"/>
        </w:rPr>
      </w:pPr>
      <w:r w:rsidRPr="002B4B58">
        <w:rPr>
          <w:i/>
          <w:sz w:val="20"/>
        </w:rPr>
        <w:t xml:space="preserve">For User Interface we use the languages HTML, CSS, Bootstrap JavaScript, JQuery. For Backend development     </w:t>
      </w:r>
      <w:r>
        <w:rPr>
          <w:i/>
          <w:sz w:val="20"/>
        </w:rPr>
        <w:t>we use the PHP</w:t>
      </w:r>
      <w:r w:rsidRPr="002B4B58">
        <w:rPr>
          <w:i/>
          <w:sz w:val="20"/>
        </w:rPr>
        <w:t xml:space="preserve"> language an</w:t>
      </w:r>
      <w:r>
        <w:rPr>
          <w:i/>
          <w:sz w:val="20"/>
        </w:rPr>
        <w:t>d for storing database we use XAMMP</w:t>
      </w:r>
      <w:r w:rsidRPr="002B4B58">
        <w:rPr>
          <w:i/>
          <w:sz w:val="20"/>
        </w:rPr>
        <w:t xml:space="preserve"> Server. We also used MS Visio for diagrams which are necessary for project    </w:t>
      </w:r>
      <w:r w:rsidRPr="004D23AB">
        <w:rPr>
          <w:i/>
          <w:sz w:val="20"/>
        </w:rPr>
        <w:t xml:space="preserve">                  </w:t>
      </w:r>
    </w:p>
    <w:p w:rsidR="00866C9C" w:rsidRDefault="00866C9C">
      <w:pPr>
        <w:ind w:left="0" w:hanging="2"/>
        <w:jc w:val="both"/>
        <w:rPr>
          <w:sz w:val="20"/>
          <w:szCs w:val="20"/>
        </w:rPr>
      </w:pPr>
    </w:p>
    <w:p w:rsidR="00866C9C" w:rsidRPr="002A6FF2" w:rsidRDefault="0008605A" w:rsidP="00785B18">
      <w:pPr>
        <w:pStyle w:val="ListParagraph"/>
        <w:numPr>
          <w:ilvl w:val="1"/>
          <w:numId w:val="18"/>
        </w:numPr>
        <w:pBdr>
          <w:top w:val="nil"/>
          <w:left w:val="nil"/>
          <w:bottom w:val="nil"/>
          <w:right w:val="nil"/>
          <w:between w:val="nil"/>
        </w:pBdr>
        <w:spacing w:after="120"/>
        <w:ind w:leftChars="0" w:firstLineChars="0"/>
        <w:jc w:val="both"/>
        <w:rPr>
          <w:rFonts w:ascii="Arial" w:eastAsia="Arial" w:hAnsi="Arial" w:cs="Arial"/>
          <w:color w:val="000000"/>
        </w:rPr>
      </w:pPr>
      <w:r w:rsidRPr="002A6FF2">
        <w:rPr>
          <w:rFonts w:ascii="Arial" w:eastAsia="Arial" w:hAnsi="Arial" w:cs="Arial"/>
          <w:b/>
          <w:color w:val="000000"/>
        </w:rPr>
        <w:t>User characteristics</w:t>
      </w:r>
    </w:p>
    <w:p w:rsidR="006044D5" w:rsidRPr="00BB343D" w:rsidRDefault="006044D5" w:rsidP="006044D5">
      <w:pPr>
        <w:pStyle w:val="H2"/>
        <w:spacing w:after="120"/>
        <w:ind w:leftChars="0" w:left="0" w:firstLineChars="0" w:firstLine="0"/>
        <w:jc w:val="both"/>
        <w:rPr>
          <w:b w:val="0"/>
          <w:i/>
          <w:sz w:val="20"/>
        </w:rPr>
      </w:pPr>
      <w:r w:rsidRPr="00BB343D">
        <w:rPr>
          <w:b w:val="0"/>
          <w:i/>
          <w:sz w:val="20"/>
        </w:rPr>
        <w:t>Express Service Station have two Admins, one is super Admin and another is sub Admin. The owner of the Web Application is Super Admin who controls all features of Website. Super Admin allows to see the features of Web Application to the Sub Admins. Sub Admins only work on those features which are allowed by Super Admin. They also have authority to control the user Interface and response to user.</w:t>
      </w:r>
    </w:p>
    <w:p w:rsidR="006044D5" w:rsidRDefault="006044D5" w:rsidP="006044D5">
      <w:pPr>
        <w:pBdr>
          <w:top w:val="nil"/>
          <w:left w:val="nil"/>
          <w:bottom w:val="nil"/>
          <w:right w:val="nil"/>
          <w:between w:val="nil"/>
        </w:pBdr>
        <w:spacing w:after="120"/>
        <w:ind w:leftChars="0" w:left="0" w:firstLineChars="0" w:firstLine="0"/>
        <w:jc w:val="both"/>
        <w:rPr>
          <w:rFonts w:ascii="Arial" w:eastAsia="Arial" w:hAnsi="Arial" w:cs="Arial"/>
          <w:color w:val="000000"/>
        </w:rPr>
      </w:pPr>
    </w:p>
    <w:p w:rsidR="00866C9C" w:rsidRDefault="006044D5">
      <w:pPr>
        <w:pBdr>
          <w:top w:val="nil"/>
          <w:left w:val="nil"/>
          <w:bottom w:val="nil"/>
          <w:right w:val="nil"/>
          <w:between w:val="nil"/>
        </w:pBdr>
        <w:spacing w:before="40" w:after="100" w:line="276" w:lineRule="auto"/>
        <w:ind w:left="0" w:hanging="2"/>
        <w:rPr>
          <w:rFonts w:ascii="Arial" w:eastAsia="Arial" w:hAnsi="Arial" w:cs="Arial"/>
          <w:color w:val="000000"/>
          <w:sz w:val="22"/>
          <w:szCs w:val="22"/>
        </w:rPr>
      </w:pPr>
      <w:r>
        <w:rPr>
          <w:rFonts w:ascii="Arial" w:eastAsia="Arial" w:hAnsi="Arial" w:cs="Arial"/>
          <w:b/>
          <w:color w:val="000000"/>
          <w:sz w:val="22"/>
          <w:szCs w:val="22"/>
        </w:rPr>
        <w:t>User</w:t>
      </w:r>
      <w:r w:rsidR="0008605A">
        <w:rPr>
          <w:rFonts w:ascii="Arial" w:eastAsia="Arial" w:hAnsi="Arial" w:cs="Arial"/>
          <w:b/>
          <w:color w:val="000000"/>
          <w:sz w:val="22"/>
          <w:szCs w:val="22"/>
        </w:rPr>
        <w:t xml:space="preserve"> Roles: </w:t>
      </w:r>
    </w:p>
    <w:p w:rsidR="00866C9C" w:rsidRPr="004D23AB" w:rsidRDefault="0008605A">
      <w:pPr>
        <w:pBdr>
          <w:top w:val="nil"/>
          <w:left w:val="nil"/>
          <w:bottom w:val="nil"/>
          <w:right w:val="nil"/>
          <w:between w:val="nil"/>
        </w:pBdr>
        <w:spacing w:after="78"/>
        <w:ind w:left="0" w:hanging="2"/>
        <w:rPr>
          <w:i/>
          <w:sz w:val="20"/>
        </w:rPr>
      </w:pPr>
      <w:r w:rsidRPr="004D23AB">
        <w:rPr>
          <w:i/>
          <w:sz w:val="20"/>
        </w:rPr>
        <w:t>The</w:t>
      </w:r>
      <w:r w:rsidR="006044D5" w:rsidRPr="004D23AB">
        <w:rPr>
          <w:i/>
          <w:sz w:val="20"/>
        </w:rPr>
        <w:t>y can view the general services</w:t>
      </w:r>
      <w:r w:rsidRPr="004D23AB">
        <w:rPr>
          <w:i/>
          <w:sz w:val="20"/>
        </w:rPr>
        <w:t xml:space="preserve"> as </w:t>
      </w:r>
      <w:r w:rsidR="006044D5" w:rsidRPr="004D23AB">
        <w:rPr>
          <w:i/>
          <w:sz w:val="20"/>
        </w:rPr>
        <w:t>well as their specific packages</w:t>
      </w:r>
      <w:r w:rsidRPr="004D23AB">
        <w:rPr>
          <w:i/>
          <w:sz w:val="20"/>
        </w:rPr>
        <w:t>.</w:t>
      </w:r>
    </w:p>
    <w:p w:rsidR="00866C9C" w:rsidRPr="004D23AB" w:rsidRDefault="0008605A">
      <w:pPr>
        <w:pBdr>
          <w:top w:val="nil"/>
          <w:left w:val="nil"/>
          <w:bottom w:val="nil"/>
          <w:right w:val="nil"/>
          <w:between w:val="nil"/>
        </w:pBdr>
        <w:spacing w:after="78"/>
        <w:ind w:left="0" w:hanging="2"/>
        <w:rPr>
          <w:i/>
          <w:sz w:val="20"/>
        </w:rPr>
      </w:pPr>
      <w:r w:rsidRPr="004D23AB">
        <w:rPr>
          <w:i/>
          <w:sz w:val="20"/>
        </w:rPr>
        <w:t xml:space="preserve">They would be able to give feedback. </w:t>
      </w:r>
    </w:p>
    <w:p w:rsidR="00866C9C" w:rsidRPr="004D23AB" w:rsidRDefault="0008605A">
      <w:pPr>
        <w:pBdr>
          <w:top w:val="nil"/>
          <w:left w:val="nil"/>
          <w:bottom w:val="nil"/>
          <w:right w:val="nil"/>
          <w:between w:val="nil"/>
        </w:pBdr>
        <w:spacing w:after="78"/>
        <w:ind w:left="0" w:hanging="2"/>
        <w:rPr>
          <w:i/>
          <w:sz w:val="20"/>
        </w:rPr>
      </w:pPr>
      <w:r w:rsidRPr="004D23AB">
        <w:rPr>
          <w:i/>
          <w:sz w:val="20"/>
        </w:rPr>
        <w:t>They will get notifications from the system.</w:t>
      </w:r>
    </w:p>
    <w:p w:rsidR="00866C9C" w:rsidRDefault="0008605A">
      <w:pPr>
        <w:pBdr>
          <w:top w:val="nil"/>
          <w:left w:val="nil"/>
          <w:bottom w:val="nil"/>
          <w:right w:val="nil"/>
          <w:between w:val="nil"/>
        </w:pBdr>
        <w:spacing w:before="80" w:after="100" w:line="276" w:lineRule="auto"/>
        <w:ind w:left="0" w:hanging="2"/>
        <w:rPr>
          <w:rFonts w:ascii="Arial" w:eastAsia="Arial" w:hAnsi="Arial" w:cs="Arial"/>
          <w:color w:val="000000"/>
          <w:sz w:val="22"/>
          <w:szCs w:val="22"/>
        </w:rPr>
      </w:pPr>
      <w:r>
        <w:rPr>
          <w:rFonts w:ascii="Arial" w:eastAsia="Arial" w:hAnsi="Arial" w:cs="Arial"/>
          <w:b/>
          <w:color w:val="000000"/>
          <w:sz w:val="22"/>
          <w:szCs w:val="22"/>
        </w:rPr>
        <w:t xml:space="preserve">Admin Roles: </w:t>
      </w:r>
    </w:p>
    <w:p w:rsidR="00866C9C" w:rsidRPr="004D23AB" w:rsidRDefault="0008605A">
      <w:pPr>
        <w:pBdr>
          <w:top w:val="nil"/>
          <w:left w:val="nil"/>
          <w:bottom w:val="nil"/>
          <w:right w:val="nil"/>
          <w:between w:val="nil"/>
        </w:pBdr>
        <w:spacing w:after="48" w:line="276" w:lineRule="auto"/>
        <w:ind w:left="0" w:hanging="2"/>
        <w:rPr>
          <w:i/>
          <w:sz w:val="20"/>
        </w:rPr>
      </w:pPr>
      <w:r w:rsidRPr="004D23AB">
        <w:rPr>
          <w:i/>
          <w:sz w:val="20"/>
        </w:rPr>
        <w:t xml:space="preserve">They can view all the content (personal as well as general). </w:t>
      </w:r>
    </w:p>
    <w:p w:rsidR="00866C9C" w:rsidRPr="004D23AB" w:rsidRDefault="0008605A">
      <w:pPr>
        <w:pBdr>
          <w:top w:val="nil"/>
          <w:left w:val="nil"/>
          <w:bottom w:val="nil"/>
          <w:right w:val="nil"/>
          <w:between w:val="nil"/>
        </w:pBdr>
        <w:spacing w:after="48" w:line="276" w:lineRule="auto"/>
        <w:ind w:left="0" w:hanging="2"/>
        <w:rPr>
          <w:i/>
          <w:sz w:val="20"/>
        </w:rPr>
      </w:pPr>
      <w:r w:rsidRPr="004D23AB">
        <w:rPr>
          <w:i/>
          <w:sz w:val="20"/>
        </w:rPr>
        <w:t>They simply ente</w:t>
      </w:r>
      <w:r w:rsidR="00B0166B" w:rsidRPr="004D23AB">
        <w:rPr>
          <w:i/>
          <w:sz w:val="20"/>
        </w:rPr>
        <w:t>r the constraints i.e., (packages, services, users</w:t>
      </w:r>
      <w:r w:rsidR="00065E39" w:rsidRPr="004D23AB">
        <w:rPr>
          <w:i/>
          <w:sz w:val="20"/>
        </w:rPr>
        <w:t xml:space="preserve">, payment </w:t>
      </w:r>
      <w:r w:rsidR="00B0166B" w:rsidRPr="004D23AB">
        <w:rPr>
          <w:i/>
          <w:sz w:val="20"/>
        </w:rPr>
        <w:t>method)</w:t>
      </w:r>
      <w:r w:rsidR="00E71FE2" w:rsidRPr="004D23AB">
        <w:rPr>
          <w:i/>
          <w:sz w:val="20"/>
        </w:rPr>
        <w:t>.</w:t>
      </w:r>
    </w:p>
    <w:p w:rsidR="00866C9C" w:rsidRPr="004D23AB" w:rsidRDefault="0008605A">
      <w:pPr>
        <w:pBdr>
          <w:top w:val="nil"/>
          <w:left w:val="nil"/>
          <w:bottom w:val="nil"/>
          <w:right w:val="nil"/>
          <w:between w:val="nil"/>
        </w:pBdr>
        <w:spacing w:after="48" w:line="276" w:lineRule="auto"/>
        <w:ind w:left="0" w:hanging="2"/>
        <w:rPr>
          <w:i/>
          <w:sz w:val="20"/>
        </w:rPr>
      </w:pPr>
      <w:r w:rsidRPr="004D23AB">
        <w:rPr>
          <w:i/>
          <w:sz w:val="20"/>
        </w:rPr>
        <w:t xml:space="preserve">They can view feedback given by users and workout their queries. </w:t>
      </w:r>
    </w:p>
    <w:p w:rsidR="00866C9C" w:rsidRPr="004D23AB" w:rsidRDefault="0008605A" w:rsidP="00065E39">
      <w:pPr>
        <w:pBdr>
          <w:top w:val="nil"/>
          <w:left w:val="nil"/>
          <w:bottom w:val="nil"/>
          <w:right w:val="nil"/>
          <w:between w:val="nil"/>
        </w:pBdr>
        <w:spacing w:after="100"/>
        <w:ind w:left="0" w:hanging="2"/>
        <w:rPr>
          <w:i/>
          <w:sz w:val="20"/>
        </w:rPr>
      </w:pPr>
      <w:r w:rsidRPr="004D23AB">
        <w:rPr>
          <w:i/>
          <w:sz w:val="20"/>
        </w:rPr>
        <w:t>They are authorized to manage the dat</w:t>
      </w:r>
      <w:r w:rsidR="00065E39" w:rsidRPr="004D23AB">
        <w:rPr>
          <w:i/>
          <w:sz w:val="20"/>
        </w:rPr>
        <w:t>abase and can edit the services and packages</w:t>
      </w:r>
      <w:r w:rsidRPr="004D23AB">
        <w:rPr>
          <w:i/>
          <w:sz w:val="20"/>
        </w:rPr>
        <w:t>.</w:t>
      </w:r>
    </w:p>
    <w:p w:rsidR="00866C9C" w:rsidRPr="004D23AB" w:rsidRDefault="0008605A">
      <w:pPr>
        <w:pBdr>
          <w:top w:val="nil"/>
          <w:left w:val="nil"/>
          <w:bottom w:val="nil"/>
          <w:right w:val="nil"/>
          <w:between w:val="nil"/>
        </w:pBdr>
        <w:spacing w:after="100"/>
        <w:ind w:left="0" w:hanging="2"/>
        <w:rPr>
          <w:i/>
          <w:sz w:val="20"/>
        </w:rPr>
      </w:pPr>
      <w:r w:rsidRPr="004D23AB">
        <w:rPr>
          <w:i/>
          <w:sz w:val="20"/>
        </w:rPr>
        <w:t>They are authorized</w:t>
      </w:r>
      <w:r w:rsidR="00065E39" w:rsidRPr="004D23AB">
        <w:rPr>
          <w:i/>
          <w:sz w:val="20"/>
        </w:rPr>
        <w:t xml:space="preserve"> to manage users booking slots.</w:t>
      </w:r>
    </w:p>
    <w:p w:rsidR="00866C9C" w:rsidRPr="004D23AB" w:rsidRDefault="001E2A07">
      <w:pPr>
        <w:pBdr>
          <w:top w:val="nil"/>
          <w:left w:val="nil"/>
          <w:bottom w:val="nil"/>
          <w:right w:val="nil"/>
          <w:between w:val="nil"/>
        </w:pBdr>
        <w:spacing w:after="100"/>
        <w:ind w:left="0" w:hanging="2"/>
        <w:rPr>
          <w:i/>
          <w:sz w:val="20"/>
        </w:rPr>
      </w:pPr>
      <w:r w:rsidRPr="004D23AB">
        <w:rPr>
          <w:i/>
          <w:sz w:val="20"/>
        </w:rPr>
        <w:t xml:space="preserve">They can edit the </w:t>
      </w:r>
      <w:r w:rsidR="00065E39" w:rsidRPr="004D23AB">
        <w:rPr>
          <w:i/>
          <w:sz w:val="20"/>
        </w:rPr>
        <w:t>website</w:t>
      </w:r>
      <w:r w:rsidRPr="004D23AB">
        <w:rPr>
          <w:i/>
          <w:sz w:val="20"/>
        </w:rPr>
        <w:t>.</w:t>
      </w:r>
    </w:p>
    <w:p w:rsidR="00866C9C" w:rsidRDefault="0008605A" w:rsidP="00785B18">
      <w:pPr>
        <w:numPr>
          <w:ilvl w:val="0"/>
          <w:numId w:val="7"/>
        </w:numPr>
        <w:pBdr>
          <w:top w:val="nil"/>
          <w:left w:val="nil"/>
          <w:bottom w:val="nil"/>
          <w:right w:val="nil"/>
          <w:between w:val="nil"/>
        </w:pBdr>
        <w:spacing w:after="120"/>
        <w:ind w:left="1" w:hanging="3"/>
        <w:jc w:val="both"/>
        <w:rPr>
          <w:rFonts w:ascii="Arial" w:eastAsia="Arial" w:hAnsi="Arial" w:cs="Arial"/>
          <w:color w:val="000000"/>
          <w:sz w:val="28"/>
          <w:szCs w:val="28"/>
        </w:rPr>
      </w:pPr>
      <w:r>
        <w:rPr>
          <w:rFonts w:ascii="Arial" w:eastAsia="Arial" w:hAnsi="Arial" w:cs="Arial"/>
          <w:b/>
          <w:color w:val="000000"/>
          <w:sz w:val="28"/>
          <w:szCs w:val="28"/>
        </w:rPr>
        <w:t>Operating environment</w:t>
      </w:r>
    </w:p>
    <w:p w:rsidR="00A034B6" w:rsidRPr="00A034B6" w:rsidRDefault="0008605A" w:rsidP="00A034B6">
      <w:pPr>
        <w:pStyle w:val="h1"/>
        <w:spacing w:after="120"/>
        <w:ind w:left="0" w:hanging="2"/>
        <w:jc w:val="both"/>
        <w:rPr>
          <w:rFonts w:ascii="Times New Roman" w:hAnsi="Times New Roman"/>
          <w:b w:val="0"/>
          <w:i/>
          <w:sz w:val="20"/>
        </w:rPr>
      </w:pPr>
      <w:r w:rsidRPr="00A034B6">
        <w:rPr>
          <w:rFonts w:ascii="Times New Roman" w:hAnsi="Times New Roman"/>
          <w:b w:val="0"/>
          <w:i/>
          <w:sz w:val="20"/>
        </w:rPr>
        <w:t>The system will be able to operate on android devices. So, the user device must have the following specificatio</w:t>
      </w:r>
      <w:r w:rsidR="005A22FE">
        <w:rPr>
          <w:rFonts w:ascii="Times New Roman" w:hAnsi="Times New Roman"/>
          <w:b w:val="0"/>
          <w:i/>
          <w:sz w:val="20"/>
        </w:rPr>
        <w:t>n for running the website</w:t>
      </w:r>
      <w:r w:rsidRPr="00A034B6">
        <w:rPr>
          <w:rFonts w:ascii="Times New Roman" w:hAnsi="Times New Roman"/>
          <w:b w:val="0"/>
          <w:i/>
          <w:sz w:val="20"/>
        </w:rPr>
        <w:t xml:space="preserve"> smoothly. There should be no constraint on users being able to access the system at a given time.</w:t>
      </w:r>
      <w:r w:rsidR="00A034B6" w:rsidRPr="00A034B6">
        <w:rPr>
          <w:rFonts w:ascii="Times New Roman" w:hAnsi="Times New Roman"/>
          <w:b w:val="0"/>
          <w:i/>
          <w:sz w:val="20"/>
        </w:rPr>
        <w:t xml:space="preserve"> </w:t>
      </w:r>
      <w:r w:rsidR="00A034B6" w:rsidRPr="00BB343D">
        <w:rPr>
          <w:rFonts w:ascii="Times New Roman" w:hAnsi="Times New Roman"/>
          <w:b w:val="0"/>
          <w:i/>
          <w:sz w:val="20"/>
        </w:rPr>
        <w:t>Web application is based on Windows Operating System, so any devices, running this particular website Operating System will able to run website. This website can run on any browser because it is a web application</w:t>
      </w:r>
      <w:r w:rsidR="00A034B6" w:rsidRPr="00A034B6">
        <w:rPr>
          <w:rFonts w:ascii="Times New Roman" w:hAnsi="Times New Roman"/>
          <w:b w:val="0"/>
          <w:i/>
          <w:sz w:val="20"/>
        </w:rPr>
        <w:t>.</w:t>
      </w:r>
    </w:p>
    <w:p w:rsidR="00866C9C" w:rsidRDefault="00866C9C" w:rsidP="00A034B6">
      <w:pPr>
        <w:spacing w:line="276" w:lineRule="auto"/>
        <w:ind w:leftChars="0" w:left="0" w:firstLineChars="0" w:firstLine="0"/>
        <w:rPr>
          <w:sz w:val="20"/>
          <w:szCs w:val="20"/>
        </w:rPr>
      </w:pPr>
    </w:p>
    <w:p w:rsidR="00866C9C" w:rsidRDefault="0008605A">
      <w:pPr>
        <w:spacing w:after="100" w:line="276" w:lineRule="auto"/>
        <w:ind w:left="0" w:hanging="2"/>
        <w:rPr>
          <w:rFonts w:ascii="Arial" w:eastAsia="Arial" w:hAnsi="Arial" w:cs="Arial"/>
        </w:rPr>
      </w:pPr>
      <w:r>
        <w:rPr>
          <w:rFonts w:ascii="Arial" w:eastAsia="Arial" w:hAnsi="Arial" w:cs="Arial"/>
          <w:b/>
        </w:rPr>
        <w:t>Admin requirements:</w:t>
      </w:r>
    </w:p>
    <w:p w:rsidR="00866C9C" w:rsidRPr="004D23AB" w:rsidRDefault="0008605A">
      <w:pPr>
        <w:spacing w:line="276" w:lineRule="auto"/>
        <w:ind w:left="0" w:hanging="2"/>
        <w:rPr>
          <w:i/>
          <w:sz w:val="20"/>
        </w:rPr>
      </w:pPr>
      <w:r w:rsidRPr="004D23AB">
        <w:rPr>
          <w:i/>
          <w:sz w:val="20"/>
        </w:rPr>
        <w:t xml:space="preserve"> Device:          Computer </w:t>
      </w:r>
    </w:p>
    <w:p w:rsidR="00866C9C" w:rsidRPr="004D23AB" w:rsidRDefault="0008605A">
      <w:pPr>
        <w:spacing w:line="276" w:lineRule="auto"/>
        <w:ind w:left="0" w:hanging="2"/>
        <w:rPr>
          <w:i/>
          <w:sz w:val="20"/>
        </w:rPr>
      </w:pPr>
      <w:r w:rsidRPr="004D23AB">
        <w:rPr>
          <w:i/>
          <w:sz w:val="20"/>
        </w:rPr>
        <w:t>Processor:      Pentium</w:t>
      </w:r>
      <w:r w:rsidR="0026180F">
        <w:rPr>
          <w:i/>
          <w:sz w:val="20"/>
        </w:rPr>
        <w:t xml:space="preserve"> </w:t>
      </w:r>
      <w:r w:rsidRPr="004D23AB">
        <w:rPr>
          <w:i/>
          <w:sz w:val="20"/>
        </w:rPr>
        <w:t xml:space="preserve">(4),1.7MHz, Dual-core CPU or Higher </w:t>
      </w:r>
    </w:p>
    <w:p w:rsidR="00866C9C" w:rsidRPr="004D23AB" w:rsidRDefault="0008605A">
      <w:pPr>
        <w:spacing w:line="276" w:lineRule="auto"/>
        <w:ind w:left="0" w:hanging="2"/>
        <w:rPr>
          <w:i/>
          <w:sz w:val="20"/>
        </w:rPr>
      </w:pPr>
      <w:r w:rsidRPr="004D23AB">
        <w:rPr>
          <w:i/>
          <w:sz w:val="20"/>
        </w:rPr>
        <w:t xml:space="preserve">Hard Disk:     40GB </w:t>
      </w:r>
    </w:p>
    <w:p w:rsidR="00866C9C" w:rsidRPr="004D23AB" w:rsidRDefault="0008605A">
      <w:pPr>
        <w:spacing w:after="120" w:line="276" w:lineRule="auto"/>
        <w:ind w:left="0" w:hanging="2"/>
        <w:rPr>
          <w:i/>
          <w:sz w:val="20"/>
        </w:rPr>
      </w:pPr>
      <w:r w:rsidRPr="004D23AB">
        <w:rPr>
          <w:i/>
          <w:sz w:val="20"/>
        </w:rPr>
        <w:t xml:space="preserve">RAM:           8GB or Higher </w:t>
      </w:r>
    </w:p>
    <w:p w:rsidR="00866C9C" w:rsidRDefault="00866C9C">
      <w:pPr>
        <w:spacing w:line="276" w:lineRule="auto"/>
        <w:ind w:left="0" w:hanging="2"/>
        <w:rPr>
          <w:color w:val="000000"/>
          <w:sz w:val="20"/>
          <w:szCs w:val="20"/>
        </w:rPr>
      </w:pPr>
    </w:p>
    <w:p w:rsidR="00866C9C" w:rsidRDefault="0008605A">
      <w:pPr>
        <w:spacing w:after="100" w:line="276" w:lineRule="auto"/>
        <w:ind w:left="0" w:hanging="2"/>
        <w:rPr>
          <w:rFonts w:ascii="Arial" w:eastAsia="Arial" w:hAnsi="Arial" w:cs="Arial"/>
          <w:color w:val="000000"/>
        </w:rPr>
      </w:pPr>
      <w:r>
        <w:rPr>
          <w:rFonts w:ascii="Arial" w:eastAsia="Arial" w:hAnsi="Arial" w:cs="Arial"/>
          <w:b/>
          <w:color w:val="000000"/>
        </w:rPr>
        <w:t>User requirements:</w:t>
      </w:r>
    </w:p>
    <w:p w:rsidR="00866C9C" w:rsidRPr="004D23AB" w:rsidRDefault="0008605A">
      <w:pPr>
        <w:spacing w:line="276" w:lineRule="auto"/>
        <w:ind w:left="0" w:hanging="2"/>
        <w:rPr>
          <w:i/>
          <w:sz w:val="20"/>
        </w:rPr>
      </w:pPr>
      <w:r w:rsidRPr="004D23AB">
        <w:rPr>
          <w:i/>
          <w:sz w:val="20"/>
        </w:rPr>
        <w:t xml:space="preserve"> Device:  Android Device  </w:t>
      </w:r>
    </w:p>
    <w:p w:rsidR="00866C9C" w:rsidRPr="004D23AB" w:rsidRDefault="0008605A">
      <w:pPr>
        <w:pBdr>
          <w:top w:val="nil"/>
          <w:left w:val="nil"/>
          <w:bottom w:val="nil"/>
          <w:right w:val="nil"/>
          <w:between w:val="nil"/>
        </w:pBdr>
        <w:spacing w:line="276" w:lineRule="auto"/>
        <w:ind w:left="0" w:hanging="2"/>
        <w:rPr>
          <w:i/>
          <w:sz w:val="20"/>
        </w:rPr>
      </w:pPr>
      <w:r w:rsidRPr="004D23AB">
        <w:rPr>
          <w:i/>
          <w:sz w:val="20"/>
        </w:rPr>
        <w:t xml:space="preserve"> ROM:  Minimum 5 GB </w:t>
      </w:r>
    </w:p>
    <w:p w:rsidR="00866C9C" w:rsidRPr="004D23AB" w:rsidRDefault="0008605A">
      <w:pPr>
        <w:pBdr>
          <w:top w:val="nil"/>
          <w:left w:val="nil"/>
          <w:bottom w:val="nil"/>
          <w:right w:val="nil"/>
          <w:between w:val="nil"/>
        </w:pBdr>
        <w:spacing w:line="276" w:lineRule="auto"/>
        <w:ind w:left="0" w:hanging="2"/>
        <w:rPr>
          <w:i/>
          <w:sz w:val="20"/>
        </w:rPr>
      </w:pPr>
      <w:r w:rsidRPr="004D23AB">
        <w:rPr>
          <w:i/>
          <w:sz w:val="20"/>
        </w:rPr>
        <w:t xml:space="preserve"> RAM:  4 GB</w:t>
      </w:r>
    </w:p>
    <w:p w:rsidR="00866C9C" w:rsidRPr="004D23AB" w:rsidRDefault="0008605A">
      <w:pPr>
        <w:ind w:left="0" w:hanging="2"/>
        <w:rPr>
          <w:i/>
          <w:sz w:val="20"/>
        </w:rPr>
      </w:pPr>
      <w:r w:rsidRPr="004D23AB">
        <w:rPr>
          <w:i/>
          <w:sz w:val="20"/>
        </w:rPr>
        <w:t>Network Infrastructure to provide a connection to the application.</w:t>
      </w:r>
    </w:p>
    <w:p w:rsidR="00866C9C" w:rsidRDefault="00866C9C">
      <w:pPr>
        <w:ind w:left="0" w:hanging="2"/>
        <w:rPr>
          <w:color w:val="000000"/>
          <w:sz w:val="20"/>
          <w:szCs w:val="20"/>
        </w:rPr>
      </w:pPr>
    </w:p>
    <w:p w:rsidR="00866C9C" w:rsidRDefault="0008605A" w:rsidP="00785B18">
      <w:pPr>
        <w:numPr>
          <w:ilvl w:val="0"/>
          <w:numId w:val="7"/>
        </w:numPr>
        <w:pBdr>
          <w:top w:val="nil"/>
          <w:left w:val="nil"/>
          <w:bottom w:val="nil"/>
          <w:right w:val="nil"/>
          <w:between w:val="nil"/>
        </w:pBdr>
        <w:spacing w:before="120" w:line="276" w:lineRule="auto"/>
        <w:ind w:left="1" w:hanging="3"/>
        <w:jc w:val="both"/>
        <w:rPr>
          <w:rFonts w:ascii="Arial" w:eastAsia="Arial" w:hAnsi="Arial" w:cs="Arial"/>
          <w:color w:val="000000"/>
          <w:sz w:val="28"/>
          <w:szCs w:val="28"/>
        </w:rPr>
      </w:pPr>
      <w:r>
        <w:rPr>
          <w:rFonts w:ascii="Arial" w:eastAsia="Arial" w:hAnsi="Arial" w:cs="Arial"/>
          <w:b/>
          <w:color w:val="000000"/>
          <w:sz w:val="28"/>
          <w:szCs w:val="28"/>
        </w:rPr>
        <w:t xml:space="preserve"> System constraints</w:t>
      </w:r>
    </w:p>
    <w:p w:rsidR="00866C9C" w:rsidRPr="004D23AB" w:rsidRDefault="0008605A">
      <w:pPr>
        <w:pBdr>
          <w:top w:val="nil"/>
          <w:left w:val="nil"/>
          <w:bottom w:val="nil"/>
          <w:right w:val="nil"/>
          <w:between w:val="nil"/>
        </w:pBdr>
        <w:spacing w:before="80" w:after="100" w:line="276" w:lineRule="auto"/>
        <w:ind w:left="0" w:hanging="2"/>
        <w:jc w:val="both"/>
        <w:rPr>
          <w:i/>
          <w:sz w:val="20"/>
        </w:rPr>
      </w:pPr>
      <w:r w:rsidRPr="004D23AB">
        <w:rPr>
          <w:i/>
          <w:sz w:val="20"/>
        </w:rPr>
        <w:lastRenderedPageBreak/>
        <w:t>Time scheduler requires some constraints that are given below:</w:t>
      </w:r>
    </w:p>
    <w:p w:rsidR="00866C9C" w:rsidRDefault="00866C9C">
      <w:pPr>
        <w:pBdr>
          <w:top w:val="nil"/>
          <w:left w:val="nil"/>
          <w:bottom w:val="nil"/>
          <w:right w:val="nil"/>
          <w:between w:val="nil"/>
        </w:pBdr>
        <w:spacing w:before="80" w:after="100" w:line="276" w:lineRule="auto"/>
        <w:ind w:left="0" w:hanging="2"/>
        <w:jc w:val="both"/>
        <w:rPr>
          <w:color w:val="000000"/>
          <w:sz w:val="20"/>
          <w:szCs w:val="20"/>
        </w:rPr>
      </w:pPr>
    </w:p>
    <w:p w:rsidR="00866C9C" w:rsidRDefault="0008605A">
      <w:pPr>
        <w:pBdr>
          <w:top w:val="nil"/>
          <w:left w:val="nil"/>
          <w:bottom w:val="nil"/>
          <w:right w:val="nil"/>
          <w:between w:val="nil"/>
        </w:pBdr>
        <w:spacing w:before="80" w:after="100"/>
        <w:ind w:left="0" w:hanging="2"/>
        <w:jc w:val="both"/>
        <w:rPr>
          <w:rFonts w:ascii="Arial" w:eastAsia="Arial" w:hAnsi="Arial" w:cs="Arial"/>
          <w:color w:val="000000"/>
        </w:rPr>
      </w:pPr>
      <w:r>
        <w:rPr>
          <w:rFonts w:ascii="Arial" w:eastAsia="Arial" w:hAnsi="Arial" w:cs="Arial"/>
          <w:b/>
          <w:color w:val="000000"/>
        </w:rPr>
        <w:t>Software constraints</w:t>
      </w:r>
    </w:p>
    <w:p w:rsidR="00866C9C" w:rsidRPr="004D23AB" w:rsidRDefault="0008605A">
      <w:pPr>
        <w:pBdr>
          <w:top w:val="nil"/>
          <w:left w:val="nil"/>
          <w:bottom w:val="nil"/>
          <w:right w:val="nil"/>
          <w:between w:val="nil"/>
        </w:pBdr>
        <w:spacing w:before="80" w:after="100"/>
        <w:ind w:left="0" w:hanging="2"/>
        <w:jc w:val="both"/>
        <w:rPr>
          <w:i/>
          <w:sz w:val="20"/>
        </w:rPr>
      </w:pPr>
      <w:r w:rsidRPr="004D23AB">
        <w:rPr>
          <w:i/>
          <w:sz w:val="20"/>
        </w:rPr>
        <w:t>The system requires the android studio 4.1 version or higher with API 16.</w:t>
      </w:r>
    </w:p>
    <w:p w:rsidR="00866C9C" w:rsidRDefault="0008605A">
      <w:pPr>
        <w:pBdr>
          <w:top w:val="nil"/>
          <w:left w:val="nil"/>
          <w:bottom w:val="nil"/>
          <w:right w:val="nil"/>
          <w:between w:val="nil"/>
        </w:pBdr>
        <w:spacing w:before="80" w:after="100"/>
        <w:ind w:left="0" w:hanging="2"/>
        <w:jc w:val="both"/>
        <w:rPr>
          <w:rFonts w:ascii="Arial" w:eastAsia="Arial" w:hAnsi="Arial" w:cs="Arial"/>
          <w:color w:val="000000"/>
        </w:rPr>
      </w:pPr>
      <w:r>
        <w:rPr>
          <w:rFonts w:ascii="Arial" w:eastAsia="Arial" w:hAnsi="Arial" w:cs="Arial"/>
          <w:b/>
          <w:color w:val="000000"/>
        </w:rPr>
        <w:t>Hardware constraints</w:t>
      </w:r>
    </w:p>
    <w:p w:rsidR="00866C9C" w:rsidRPr="004D23AB" w:rsidRDefault="0008605A">
      <w:pPr>
        <w:pBdr>
          <w:top w:val="nil"/>
          <w:left w:val="nil"/>
          <w:bottom w:val="nil"/>
          <w:right w:val="nil"/>
          <w:between w:val="nil"/>
        </w:pBdr>
        <w:spacing w:before="80" w:after="100"/>
        <w:ind w:left="0" w:hanging="2"/>
        <w:jc w:val="both"/>
        <w:rPr>
          <w:i/>
          <w:sz w:val="20"/>
        </w:rPr>
      </w:pPr>
      <w:r w:rsidRPr="004D23AB">
        <w:rPr>
          <w:i/>
          <w:sz w:val="20"/>
        </w:rPr>
        <w:t>Smartphones, tablets, laptops with web browsers have good support for responsive websites.</w:t>
      </w:r>
    </w:p>
    <w:p w:rsidR="00866C9C" w:rsidRDefault="0008605A">
      <w:pPr>
        <w:pBdr>
          <w:top w:val="nil"/>
          <w:left w:val="nil"/>
          <w:bottom w:val="nil"/>
          <w:right w:val="nil"/>
          <w:between w:val="nil"/>
        </w:pBdr>
        <w:spacing w:before="120"/>
        <w:ind w:left="0" w:hanging="2"/>
        <w:jc w:val="both"/>
        <w:rPr>
          <w:rFonts w:ascii="Arial" w:eastAsia="Arial" w:hAnsi="Arial" w:cs="Arial"/>
          <w:color w:val="000000"/>
        </w:rPr>
      </w:pPr>
      <w:r>
        <w:rPr>
          <w:rFonts w:ascii="Arial" w:eastAsia="Arial" w:hAnsi="Arial" w:cs="Arial"/>
          <w:b/>
          <w:color w:val="000000"/>
        </w:rPr>
        <w:t xml:space="preserve">Cultural constraints </w:t>
      </w:r>
    </w:p>
    <w:p w:rsidR="00866C9C" w:rsidRPr="004D23AB" w:rsidRDefault="0008605A">
      <w:pPr>
        <w:pBdr>
          <w:top w:val="nil"/>
          <w:left w:val="nil"/>
          <w:bottom w:val="nil"/>
          <w:right w:val="nil"/>
          <w:between w:val="nil"/>
        </w:pBdr>
        <w:spacing w:before="120"/>
        <w:ind w:left="0" w:hanging="2"/>
        <w:jc w:val="both"/>
        <w:rPr>
          <w:i/>
          <w:sz w:val="20"/>
        </w:rPr>
      </w:pPr>
      <w:r w:rsidRPr="004D23AB">
        <w:rPr>
          <w:i/>
          <w:sz w:val="20"/>
        </w:rPr>
        <w:t xml:space="preserve">The users of this application must be literate. All the users must be able to converse in English </w:t>
      </w:r>
    </w:p>
    <w:p w:rsidR="00866C9C" w:rsidRDefault="00866C9C">
      <w:pPr>
        <w:pBdr>
          <w:top w:val="nil"/>
          <w:left w:val="nil"/>
          <w:bottom w:val="nil"/>
          <w:right w:val="nil"/>
          <w:between w:val="nil"/>
        </w:pBdr>
        <w:spacing w:before="120"/>
        <w:ind w:left="0" w:hanging="2"/>
        <w:jc w:val="both"/>
        <w:rPr>
          <w:color w:val="000000"/>
          <w:sz w:val="20"/>
          <w:szCs w:val="20"/>
        </w:rPr>
      </w:pPr>
    </w:p>
    <w:p w:rsidR="00866C9C" w:rsidRDefault="0008605A" w:rsidP="00785B18">
      <w:pPr>
        <w:numPr>
          <w:ilvl w:val="0"/>
          <w:numId w:val="7"/>
        </w:numPr>
        <w:pBdr>
          <w:top w:val="nil"/>
          <w:left w:val="nil"/>
          <w:bottom w:val="nil"/>
          <w:right w:val="nil"/>
          <w:between w:val="nil"/>
        </w:pBdr>
        <w:spacing w:after="120"/>
        <w:ind w:left="1" w:hanging="3"/>
        <w:jc w:val="both"/>
        <w:rPr>
          <w:rFonts w:ascii="Arial" w:eastAsia="Arial" w:hAnsi="Arial" w:cs="Arial"/>
          <w:color w:val="000000"/>
          <w:sz w:val="28"/>
          <w:szCs w:val="28"/>
        </w:rPr>
      </w:pPr>
      <w:bookmarkStart w:id="10" w:name="_heading=h.lnxbz9" w:colFirst="0" w:colLast="0"/>
      <w:bookmarkEnd w:id="10"/>
      <w:r>
        <w:rPr>
          <w:rFonts w:ascii="Arial" w:eastAsia="Arial" w:hAnsi="Arial" w:cs="Arial"/>
          <w:b/>
          <w:color w:val="000000"/>
          <w:sz w:val="32"/>
          <w:szCs w:val="32"/>
        </w:rPr>
        <w:t xml:space="preserve"> </w:t>
      </w:r>
      <w:r>
        <w:rPr>
          <w:rFonts w:ascii="Arial" w:eastAsia="Arial" w:hAnsi="Arial" w:cs="Arial"/>
          <w:b/>
          <w:color w:val="000000"/>
          <w:sz w:val="28"/>
          <w:szCs w:val="28"/>
        </w:rPr>
        <w:t>External Interface Requirements</w:t>
      </w:r>
    </w:p>
    <w:p w:rsidR="00866C9C" w:rsidRPr="004D23AB" w:rsidRDefault="0008605A">
      <w:pPr>
        <w:pBdr>
          <w:top w:val="nil"/>
          <w:left w:val="nil"/>
          <w:bottom w:val="nil"/>
          <w:right w:val="nil"/>
          <w:between w:val="nil"/>
        </w:pBdr>
        <w:spacing w:after="120" w:line="276" w:lineRule="auto"/>
        <w:ind w:left="0" w:hanging="2"/>
        <w:jc w:val="both"/>
        <w:rPr>
          <w:i/>
          <w:sz w:val="20"/>
        </w:rPr>
      </w:pPr>
      <w:r>
        <w:rPr>
          <w:i/>
          <w:color w:val="000000"/>
          <w:sz w:val="20"/>
          <w:szCs w:val="20"/>
        </w:rPr>
        <w:t>S</w:t>
      </w:r>
      <w:r w:rsidRPr="004D23AB">
        <w:rPr>
          <w:i/>
          <w:sz w:val="20"/>
        </w:rPr>
        <w:t>ystem cooperates with users through consistent and responsive UI through an application.</w:t>
      </w:r>
    </w:p>
    <w:p w:rsidR="00866C9C" w:rsidRDefault="0008605A" w:rsidP="00785B18">
      <w:pPr>
        <w:numPr>
          <w:ilvl w:val="1"/>
          <w:numId w:val="7"/>
        </w:numPr>
        <w:pBdr>
          <w:top w:val="nil"/>
          <w:left w:val="nil"/>
          <w:bottom w:val="nil"/>
          <w:right w:val="nil"/>
          <w:between w:val="nil"/>
        </w:pBdr>
        <w:spacing w:after="120"/>
        <w:ind w:left="0" w:hanging="2"/>
        <w:jc w:val="both"/>
        <w:rPr>
          <w:rFonts w:ascii="Arial" w:eastAsia="Arial" w:hAnsi="Arial" w:cs="Arial"/>
          <w:color w:val="000000"/>
        </w:rPr>
      </w:pPr>
      <w:r>
        <w:rPr>
          <w:rFonts w:ascii="Arial" w:eastAsia="Arial" w:hAnsi="Arial" w:cs="Arial"/>
          <w:b/>
          <w:color w:val="000000"/>
        </w:rPr>
        <w:t>Hardware Interfaces</w:t>
      </w:r>
    </w:p>
    <w:p w:rsidR="00866C9C" w:rsidRDefault="0008605A">
      <w:pPr>
        <w:pBdr>
          <w:top w:val="nil"/>
          <w:left w:val="nil"/>
          <w:bottom w:val="nil"/>
          <w:right w:val="nil"/>
          <w:between w:val="nil"/>
        </w:pBdr>
        <w:ind w:left="0" w:hanging="2"/>
        <w:rPr>
          <w:color w:val="000000"/>
          <w:sz w:val="20"/>
          <w:szCs w:val="20"/>
        </w:rPr>
      </w:pPr>
      <w:bookmarkStart w:id="11" w:name="_heading=h.35nkun2" w:colFirst="0" w:colLast="0"/>
      <w:bookmarkEnd w:id="11"/>
      <w:r>
        <w:rPr>
          <w:i/>
          <w:color w:val="000000"/>
          <w:sz w:val="20"/>
          <w:szCs w:val="20"/>
        </w:rPr>
        <w:t xml:space="preserve">Smartphones, tablets, and computers with at least 2GB RAM having device version between android 4.1 up to </w:t>
      </w:r>
      <w:r>
        <w:rPr>
          <w:i/>
          <w:sz w:val="20"/>
          <w:szCs w:val="20"/>
        </w:rPr>
        <w:t>android 10</w:t>
      </w:r>
      <w:r>
        <w:rPr>
          <w:i/>
          <w:color w:val="000000"/>
          <w:sz w:val="20"/>
          <w:szCs w:val="20"/>
        </w:rPr>
        <w:t>.</w:t>
      </w:r>
    </w:p>
    <w:p w:rsidR="00866C9C" w:rsidRDefault="00866C9C">
      <w:pPr>
        <w:pBdr>
          <w:top w:val="nil"/>
          <w:left w:val="nil"/>
          <w:bottom w:val="nil"/>
          <w:right w:val="nil"/>
          <w:between w:val="nil"/>
        </w:pBdr>
        <w:spacing w:line="276" w:lineRule="auto"/>
        <w:ind w:left="0" w:hanging="2"/>
        <w:jc w:val="both"/>
        <w:rPr>
          <w:color w:val="000000"/>
          <w:sz w:val="20"/>
          <w:szCs w:val="20"/>
        </w:rPr>
      </w:pPr>
    </w:p>
    <w:p w:rsidR="00866C9C" w:rsidRDefault="0008605A" w:rsidP="00785B18">
      <w:pPr>
        <w:numPr>
          <w:ilvl w:val="1"/>
          <w:numId w:val="7"/>
        </w:numPr>
        <w:pBdr>
          <w:top w:val="nil"/>
          <w:left w:val="nil"/>
          <w:bottom w:val="nil"/>
          <w:right w:val="nil"/>
          <w:between w:val="nil"/>
        </w:pBdr>
        <w:spacing w:after="120" w:line="276" w:lineRule="auto"/>
        <w:ind w:left="0" w:hanging="2"/>
        <w:jc w:val="both"/>
        <w:rPr>
          <w:rFonts w:ascii="Arial" w:eastAsia="Arial" w:hAnsi="Arial" w:cs="Arial"/>
          <w:color w:val="000000"/>
        </w:rPr>
      </w:pPr>
      <w:r>
        <w:rPr>
          <w:rFonts w:ascii="Arial" w:eastAsia="Arial" w:hAnsi="Arial" w:cs="Arial"/>
          <w:b/>
          <w:color w:val="000000"/>
        </w:rPr>
        <w:t>Software Interfaces</w:t>
      </w:r>
    </w:p>
    <w:p w:rsidR="00866C9C" w:rsidRDefault="00866C9C">
      <w:pPr>
        <w:spacing w:line="276" w:lineRule="auto"/>
        <w:ind w:left="0" w:hanging="2"/>
        <w:rPr>
          <w:sz w:val="20"/>
          <w:szCs w:val="20"/>
        </w:rPr>
      </w:pPr>
    </w:p>
    <w:p w:rsidR="003E4036" w:rsidRPr="003E4036" w:rsidRDefault="0008605A" w:rsidP="00785B18">
      <w:pPr>
        <w:numPr>
          <w:ilvl w:val="0"/>
          <w:numId w:val="7"/>
        </w:numPr>
        <w:pBdr>
          <w:top w:val="nil"/>
          <w:left w:val="nil"/>
          <w:bottom w:val="nil"/>
          <w:right w:val="nil"/>
          <w:between w:val="nil"/>
        </w:pBdr>
        <w:spacing w:after="200"/>
        <w:ind w:left="1" w:hanging="3"/>
        <w:jc w:val="both"/>
        <w:rPr>
          <w:rFonts w:ascii="Arial" w:eastAsia="Arial" w:hAnsi="Arial" w:cs="Arial"/>
          <w:color w:val="000000"/>
          <w:sz w:val="32"/>
          <w:szCs w:val="32"/>
        </w:rPr>
      </w:pPr>
      <w:r>
        <w:rPr>
          <w:rFonts w:ascii="Arial" w:eastAsia="Arial" w:hAnsi="Arial" w:cs="Arial"/>
          <w:b/>
          <w:color w:val="000000"/>
          <w:sz w:val="32"/>
          <w:szCs w:val="32"/>
        </w:rPr>
        <w:t xml:space="preserve"> Functional Requirements</w:t>
      </w:r>
    </w:p>
    <w:p w:rsidR="003E4036" w:rsidRPr="00BB343D" w:rsidRDefault="003E4036" w:rsidP="003E4036">
      <w:pPr>
        <w:pStyle w:val="h1"/>
        <w:spacing w:after="120"/>
        <w:ind w:left="0" w:hanging="2"/>
        <w:jc w:val="both"/>
        <w:rPr>
          <w:rFonts w:ascii="Times New Roman" w:hAnsi="Times New Roman"/>
          <w:b w:val="0"/>
          <w:i/>
          <w:sz w:val="20"/>
        </w:rPr>
      </w:pPr>
      <w:r w:rsidRPr="00BB343D">
        <w:rPr>
          <w:rFonts w:ascii="Times New Roman" w:hAnsi="Times New Roman"/>
          <w:b w:val="0"/>
          <w:i/>
          <w:sz w:val="20"/>
        </w:rPr>
        <w:t>Functional requirements capture the intended behavior of the system. This behavior may be expressed as services, tasks or functions the system is required to perform.</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Overview:</w:t>
      </w:r>
    </w:p>
    <w:p w:rsidR="003E4036" w:rsidRPr="004D23AB" w:rsidRDefault="003E4036" w:rsidP="003876F7">
      <w:pPr>
        <w:suppressAutoHyphens w:val="0"/>
        <w:spacing w:line="240" w:lineRule="auto"/>
        <w:ind w:leftChars="0" w:left="0" w:firstLineChars="0" w:firstLine="720"/>
        <w:textDirection w:val="lrTb"/>
        <w:textAlignment w:val="baseline"/>
        <w:outlineLvl w:val="9"/>
        <w:rPr>
          <w:i/>
          <w:sz w:val="20"/>
        </w:rPr>
      </w:pPr>
      <w:r w:rsidRPr="00BB343D">
        <w:rPr>
          <w:i/>
          <w:sz w:val="20"/>
        </w:rPr>
        <w:t>User can get basic over view of our services without signup or logging in.</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User Registration:</w:t>
      </w:r>
    </w:p>
    <w:p w:rsidR="003E4036" w:rsidRPr="001F598A" w:rsidRDefault="003E4036" w:rsidP="003876F7">
      <w:pPr>
        <w:suppressAutoHyphens w:val="0"/>
        <w:spacing w:line="240" w:lineRule="auto"/>
        <w:ind w:leftChars="0" w:left="0" w:firstLineChars="0" w:firstLine="720"/>
        <w:textDirection w:val="lrTb"/>
        <w:textAlignment w:val="baseline"/>
        <w:outlineLvl w:val="9"/>
      </w:pPr>
      <w:r>
        <w:t xml:space="preserve"> </w:t>
      </w:r>
      <w:r w:rsidRPr="00BB343D">
        <w:rPr>
          <w:i/>
          <w:sz w:val="20"/>
        </w:rPr>
        <w:t xml:space="preserve">User can register on website to place order and for getting information related to </w:t>
      </w:r>
      <w:r>
        <w:rPr>
          <w:i/>
          <w:sz w:val="20"/>
        </w:rPr>
        <w:t xml:space="preserve">Express </w:t>
      </w:r>
      <w:r w:rsidRPr="00BB343D">
        <w:rPr>
          <w:i/>
          <w:sz w:val="20"/>
        </w:rPr>
        <w:t>Service Station</w:t>
      </w:r>
      <w:r>
        <w:t xml:space="preserve"> </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User Login:</w:t>
      </w:r>
    </w:p>
    <w:p w:rsidR="003E4036" w:rsidRPr="000F6AD1" w:rsidRDefault="003E4036" w:rsidP="003876F7">
      <w:pPr>
        <w:suppressAutoHyphens w:val="0"/>
        <w:spacing w:line="240" w:lineRule="auto"/>
        <w:ind w:leftChars="0" w:left="0" w:firstLineChars="0" w:firstLine="720"/>
        <w:textDirection w:val="lrTb"/>
        <w:textAlignment w:val="baseline"/>
        <w:outlineLvl w:val="9"/>
        <w:rPr>
          <w:b/>
          <w:bCs/>
        </w:rPr>
      </w:pPr>
      <w:r>
        <w:rPr>
          <w:b/>
          <w:bCs/>
        </w:rPr>
        <w:t xml:space="preserve"> </w:t>
      </w:r>
      <w:r w:rsidRPr="00BB343D">
        <w:rPr>
          <w:i/>
          <w:sz w:val="20"/>
        </w:rPr>
        <w:t>User can login to the portal and manage his/her dashboard</w:t>
      </w:r>
      <w:r>
        <w:t>.</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Suitable Service Station:</w:t>
      </w:r>
    </w:p>
    <w:p w:rsidR="003E4036" w:rsidRPr="00BB343D" w:rsidRDefault="003E4036" w:rsidP="003876F7">
      <w:pPr>
        <w:suppressAutoHyphens w:val="0"/>
        <w:spacing w:line="240" w:lineRule="auto"/>
        <w:ind w:leftChars="0" w:left="0" w:firstLineChars="0" w:firstLine="720"/>
        <w:textDirection w:val="lrTb"/>
        <w:textAlignment w:val="baseline"/>
        <w:outlineLvl w:val="9"/>
        <w:rPr>
          <w:i/>
          <w:sz w:val="20"/>
        </w:rPr>
      </w:pPr>
      <w:r>
        <w:rPr>
          <w:b/>
          <w:bCs/>
        </w:rPr>
        <w:t xml:space="preserve"> </w:t>
      </w:r>
      <w:r w:rsidRPr="00BB343D">
        <w:rPr>
          <w:i/>
          <w:sz w:val="20"/>
        </w:rPr>
        <w:t>User will be able to select service station that is suitable according to his/her location.</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Book his/her Time Slot:</w:t>
      </w:r>
    </w:p>
    <w:p w:rsidR="003E4036" w:rsidRPr="00BB3092" w:rsidRDefault="003E4036" w:rsidP="003876F7">
      <w:pPr>
        <w:suppressAutoHyphens w:val="0"/>
        <w:spacing w:line="240" w:lineRule="auto"/>
        <w:ind w:leftChars="0" w:left="0" w:firstLineChars="0" w:firstLine="720"/>
        <w:textDirection w:val="lrTb"/>
        <w:textAlignment w:val="baseline"/>
        <w:outlineLvl w:val="9"/>
        <w:rPr>
          <w:b/>
          <w:bCs/>
        </w:rPr>
      </w:pPr>
      <w:r>
        <w:rPr>
          <w:b/>
          <w:bCs/>
        </w:rPr>
        <w:t xml:space="preserve"> </w:t>
      </w:r>
      <w:r w:rsidRPr="00BB343D">
        <w:rPr>
          <w:i/>
          <w:sz w:val="20"/>
        </w:rPr>
        <w:t>User can book available time slot through portal.</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Cancel his/her booking:</w:t>
      </w:r>
    </w:p>
    <w:p w:rsidR="003E4036" w:rsidRPr="00BB3092" w:rsidRDefault="003E4036" w:rsidP="003876F7">
      <w:pPr>
        <w:suppressAutoHyphens w:val="0"/>
        <w:spacing w:line="240" w:lineRule="auto"/>
        <w:ind w:leftChars="0" w:left="0" w:firstLineChars="0" w:firstLine="720"/>
        <w:textDirection w:val="lrTb"/>
        <w:textAlignment w:val="baseline"/>
        <w:outlineLvl w:val="9"/>
        <w:rPr>
          <w:b/>
          <w:bCs/>
        </w:rPr>
      </w:pPr>
      <w:r w:rsidRPr="00BB3092">
        <w:rPr>
          <w:b/>
          <w:bCs/>
        </w:rPr>
        <w:t xml:space="preserve"> </w:t>
      </w:r>
      <w:r w:rsidRPr="00BB343D">
        <w:rPr>
          <w:i/>
          <w:sz w:val="20"/>
        </w:rPr>
        <w:t>User can cancel his/her booking after booking her slot and get his payment back after 20 percent deduction.</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Payment:</w:t>
      </w:r>
    </w:p>
    <w:p w:rsidR="003E4036" w:rsidRPr="00BB343D" w:rsidRDefault="003E4036" w:rsidP="003876F7">
      <w:pPr>
        <w:suppressAutoHyphens w:val="0"/>
        <w:spacing w:line="240" w:lineRule="auto"/>
        <w:ind w:leftChars="0" w:left="0" w:firstLineChars="0" w:firstLine="720"/>
        <w:textDirection w:val="lrTb"/>
        <w:textAlignment w:val="baseline"/>
        <w:outlineLvl w:val="9"/>
        <w:rPr>
          <w:i/>
          <w:sz w:val="20"/>
        </w:rPr>
      </w:pPr>
      <w:r>
        <w:rPr>
          <w:b/>
          <w:bCs/>
        </w:rPr>
        <w:t xml:space="preserve"> </w:t>
      </w:r>
      <w:r w:rsidRPr="00BB343D">
        <w:rPr>
          <w:i/>
          <w:sz w:val="20"/>
        </w:rPr>
        <w:t>User can pay through his/her bank account, easy paisa and jazz cash.</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Discount Token:</w:t>
      </w:r>
    </w:p>
    <w:p w:rsidR="003E4036" w:rsidRPr="00BB343D" w:rsidRDefault="003E4036" w:rsidP="003876F7">
      <w:pPr>
        <w:suppressAutoHyphens w:val="0"/>
        <w:spacing w:line="240" w:lineRule="auto"/>
        <w:ind w:leftChars="0" w:left="0" w:firstLineChars="0" w:firstLine="720"/>
        <w:textDirection w:val="lrTb"/>
        <w:textAlignment w:val="baseline"/>
        <w:outlineLvl w:val="9"/>
        <w:rPr>
          <w:i/>
          <w:sz w:val="20"/>
        </w:rPr>
      </w:pPr>
      <w:r>
        <w:rPr>
          <w:b/>
          <w:bCs/>
        </w:rPr>
        <w:t xml:space="preserve"> </w:t>
      </w:r>
      <w:r w:rsidRPr="00BB343D">
        <w:rPr>
          <w:i/>
          <w:sz w:val="20"/>
        </w:rPr>
        <w:t>Regular customer can get bonus discount using special tokens and our marketing offers.</w:t>
      </w:r>
    </w:p>
    <w:p w:rsidR="003876F7" w:rsidRDefault="003E4036" w:rsidP="003E4036">
      <w:pPr>
        <w:suppressAutoHyphens w:val="0"/>
        <w:spacing w:line="240" w:lineRule="auto"/>
        <w:ind w:leftChars="0" w:left="0" w:firstLineChars="0" w:firstLine="0"/>
        <w:textDirection w:val="lrTb"/>
        <w:textAlignment w:val="baseline"/>
        <w:outlineLvl w:val="9"/>
        <w:rPr>
          <w:b/>
          <w:bCs/>
        </w:rPr>
      </w:pPr>
      <w:r w:rsidRPr="006D5AB6">
        <w:rPr>
          <w:rFonts w:ascii="Arial" w:eastAsia="Arial" w:hAnsi="Arial" w:cs="Arial"/>
          <w:b/>
          <w:sz w:val="20"/>
          <w:szCs w:val="20"/>
        </w:rPr>
        <w:t>Portfolio</w:t>
      </w:r>
      <w:r>
        <w:rPr>
          <w:b/>
          <w:bCs/>
        </w:rPr>
        <w:t xml:space="preserve">: </w:t>
      </w:r>
    </w:p>
    <w:p w:rsidR="003E4036" w:rsidRPr="00AC4422" w:rsidRDefault="003E4036" w:rsidP="003876F7">
      <w:pPr>
        <w:suppressAutoHyphens w:val="0"/>
        <w:spacing w:line="240" w:lineRule="auto"/>
        <w:ind w:leftChars="0" w:left="0" w:firstLineChars="0" w:firstLine="720"/>
        <w:textDirection w:val="lrTb"/>
        <w:textAlignment w:val="baseline"/>
        <w:outlineLvl w:val="9"/>
        <w:rPr>
          <w:b/>
          <w:bCs/>
        </w:rPr>
      </w:pPr>
      <w:r w:rsidRPr="00BB343D">
        <w:rPr>
          <w:i/>
          <w:sz w:val="20"/>
        </w:rPr>
        <w:t>User can get information about our previous work and Projects.</w:t>
      </w:r>
    </w:p>
    <w:p w:rsidR="003876F7" w:rsidRDefault="003E4036" w:rsidP="003E4036">
      <w:pPr>
        <w:suppressAutoHyphens w:val="0"/>
        <w:spacing w:line="240" w:lineRule="auto"/>
        <w:ind w:leftChars="0" w:left="0" w:firstLineChars="0" w:firstLine="0"/>
        <w:textDirection w:val="lrTb"/>
        <w:textAlignment w:val="baseline"/>
        <w:outlineLvl w:val="9"/>
        <w:rPr>
          <w:b/>
          <w:bCs/>
        </w:rPr>
      </w:pPr>
      <w:r w:rsidRPr="006D5AB6">
        <w:rPr>
          <w:rFonts w:ascii="Arial" w:eastAsia="Arial" w:hAnsi="Arial" w:cs="Arial"/>
          <w:b/>
          <w:sz w:val="20"/>
          <w:szCs w:val="20"/>
        </w:rPr>
        <w:t>Packages:</w:t>
      </w:r>
      <w:r>
        <w:rPr>
          <w:b/>
          <w:bCs/>
        </w:rPr>
        <w:t xml:space="preserve"> </w:t>
      </w:r>
    </w:p>
    <w:p w:rsidR="003E4036" w:rsidRPr="00BB343D" w:rsidRDefault="003E4036" w:rsidP="003876F7">
      <w:pPr>
        <w:suppressAutoHyphens w:val="0"/>
        <w:spacing w:line="240" w:lineRule="auto"/>
        <w:ind w:leftChars="0" w:left="0" w:firstLineChars="0" w:firstLine="720"/>
        <w:textDirection w:val="lrTb"/>
        <w:textAlignment w:val="baseline"/>
        <w:outlineLvl w:val="9"/>
        <w:rPr>
          <w:i/>
          <w:sz w:val="20"/>
        </w:rPr>
      </w:pPr>
      <w:r w:rsidRPr="00BB343D">
        <w:rPr>
          <w:i/>
          <w:sz w:val="20"/>
        </w:rPr>
        <w:t>User can get different packages where we offer different services package in different prices.</w:t>
      </w:r>
    </w:p>
    <w:p w:rsidR="003876F7" w:rsidRDefault="003E4036" w:rsidP="003E4036">
      <w:pPr>
        <w:suppressAutoHyphens w:val="0"/>
        <w:spacing w:line="240" w:lineRule="auto"/>
        <w:ind w:leftChars="0" w:left="0" w:firstLineChars="0" w:firstLine="0"/>
        <w:textDirection w:val="lrTb"/>
        <w:textAlignment w:val="baseline"/>
        <w:outlineLvl w:val="9"/>
        <w:rPr>
          <w:b/>
          <w:bCs/>
        </w:rPr>
      </w:pPr>
      <w:r w:rsidRPr="006D5AB6">
        <w:rPr>
          <w:rFonts w:ascii="Arial" w:eastAsia="Arial" w:hAnsi="Arial" w:cs="Arial"/>
          <w:b/>
          <w:sz w:val="20"/>
          <w:szCs w:val="20"/>
        </w:rPr>
        <w:t>Services:</w:t>
      </w:r>
      <w:r w:rsidRPr="008573CE">
        <w:rPr>
          <w:b/>
          <w:bCs/>
        </w:rPr>
        <w:t xml:space="preserve"> </w:t>
      </w:r>
    </w:p>
    <w:p w:rsidR="003E4036" w:rsidRPr="008573CE" w:rsidRDefault="003E4036" w:rsidP="003876F7">
      <w:pPr>
        <w:suppressAutoHyphens w:val="0"/>
        <w:spacing w:line="240" w:lineRule="auto"/>
        <w:ind w:leftChars="0" w:left="0" w:firstLineChars="0" w:firstLine="720"/>
        <w:textDirection w:val="lrTb"/>
        <w:textAlignment w:val="baseline"/>
        <w:outlineLvl w:val="9"/>
        <w:rPr>
          <w:b/>
          <w:bCs/>
        </w:rPr>
      </w:pPr>
      <w:r w:rsidRPr="00BB343D">
        <w:rPr>
          <w:i/>
          <w:sz w:val="20"/>
        </w:rPr>
        <w:t>Provides different services like oil change, air filter replacement, fuel filter replacement, cabin filter replacement, wiper blades, headlights replacement etc.</w:t>
      </w:r>
    </w:p>
    <w:p w:rsidR="003876F7" w:rsidRDefault="003E4036" w:rsidP="003E4036">
      <w:pPr>
        <w:suppressAutoHyphens w:val="0"/>
        <w:spacing w:line="240" w:lineRule="auto"/>
        <w:ind w:leftChars="0" w:left="0" w:firstLineChars="0" w:firstLine="0"/>
        <w:textDirection w:val="lrTb"/>
        <w:textAlignment w:val="baseline"/>
        <w:outlineLvl w:val="9"/>
        <w:rPr>
          <w:b/>
          <w:bCs/>
        </w:rPr>
      </w:pPr>
      <w:r w:rsidRPr="006D5AB6">
        <w:rPr>
          <w:rFonts w:ascii="Arial" w:eastAsia="Arial" w:hAnsi="Arial" w:cs="Arial"/>
          <w:b/>
          <w:sz w:val="20"/>
          <w:szCs w:val="20"/>
        </w:rPr>
        <w:t>Location:</w:t>
      </w:r>
      <w:r>
        <w:rPr>
          <w:b/>
          <w:bCs/>
        </w:rPr>
        <w:t xml:space="preserve"> </w:t>
      </w:r>
    </w:p>
    <w:p w:rsidR="003E4036" w:rsidRPr="008573CE" w:rsidRDefault="003E4036" w:rsidP="003876F7">
      <w:pPr>
        <w:suppressAutoHyphens w:val="0"/>
        <w:spacing w:line="240" w:lineRule="auto"/>
        <w:ind w:leftChars="0" w:left="0" w:firstLineChars="0" w:firstLine="720"/>
        <w:textDirection w:val="lrTb"/>
        <w:textAlignment w:val="baseline"/>
        <w:outlineLvl w:val="9"/>
        <w:rPr>
          <w:b/>
          <w:bCs/>
        </w:rPr>
      </w:pPr>
      <w:r w:rsidRPr="00BB343D">
        <w:rPr>
          <w:i/>
          <w:sz w:val="20"/>
        </w:rPr>
        <w:lastRenderedPageBreak/>
        <w:t xml:space="preserve">User can get location of </w:t>
      </w:r>
      <w:r>
        <w:rPr>
          <w:i/>
          <w:sz w:val="20"/>
        </w:rPr>
        <w:t>Express</w:t>
      </w:r>
      <w:r w:rsidRPr="00BB343D">
        <w:rPr>
          <w:i/>
          <w:sz w:val="20"/>
        </w:rPr>
        <w:t xml:space="preserve"> Services Station</w:t>
      </w:r>
      <w:r>
        <w:t>.</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Contact US:</w:t>
      </w:r>
    </w:p>
    <w:p w:rsidR="003E4036" w:rsidRPr="00AC4422" w:rsidRDefault="003E4036" w:rsidP="003876F7">
      <w:pPr>
        <w:suppressAutoHyphens w:val="0"/>
        <w:spacing w:line="240" w:lineRule="auto"/>
        <w:ind w:leftChars="0" w:left="0" w:firstLineChars="0" w:firstLine="720"/>
        <w:textDirection w:val="lrTb"/>
        <w:textAlignment w:val="baseline"/>
        <w:outlineLvl w:val="9"/>
        <w:rPr>
          <w:b/>
          <w:bCs/>
        </w:rPr>
      </w:pPr>
      <w:r>
        <w:rPr>
          <w:b/>
          <w:bCs/>
        </w:rPr>
        <w:t xml:space="preserve"> </w:t>
      </w:r>
      <w:r w:rsidRPr="00BB343D">
        <w:rPr>
          <w:i/>
          <w:sz w:val="20"/>
        </w:rPr>
        <w:t>User can contact us through Contact us form and through calls and SMS</w:t>
      </w:r>
      <w:r>
        <w:t>.</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Subscription:</w:t>
      </w:r>
    </w:p>
    <w:p w:rsidR="003E4036" w:rsidRDefault="003E4036" w:rsidP="003876F7">
      <w:pPr>
        <w:suppressAutoHyphens w:val="0"/>
        <w:spacing w:line="240" w:lineRule="auto"/>
        <w:ind w:leftChars="0" w:left="0" w:firstLineChars="0" w:firstLine="720"/>
        <w:textDirection w:val="lrTb"/>
        <w:textAlignment w:val="baseline"/>
        <w:outlineLvl w:val="9"/>
        <w:rPr>
          <w:b/>
          <w:bCs/>
        </w:rPr>
      </w:pPr>
      <w:r>
        <w:rPr>
          <w:b/>
          <w:bCs/>
        </w:rPr>
        <w:t xml:space="preserve"> </w:t>
      </w:r>
      <w:r w:rsidRPr="00BB343D">
        <w:rPr>
          <w:i/>
          <w:sz w:val="20"/>
        </w:rPr>
        <w:t xml:space="preserve">User can subscribe </w:t>
      </w:r>
      <w:r>
        <w:rPr>
          <w:i/>
          <w:sz w:val="20"/>
        </w:rPr>
        <w:t>Express</w:t>
      </w:r>
      <w:r w:rsidRPr="00BB343D">
        <w:rPr>
          <w:i/>
          <w:sz w:val="20"/>
        </w:rPr>
        <w:t xml:space="preserve"> Service Station and can get latest information via emails.</w:t>
      </w:r>
      <w:r>
        <w:rPr>
          <w:b/>
          <w:bCs/>
        </w:rPr>
        <w:t xml:space="preserve"> </w:t>
      </w:r>
    </w:p>
    <w:p w:rsidR="003876F7" w:rsidRDefault="003E4036" w:rsidP="003E4036">
      <w:pPr>
        <w:suppressAutoHyphens w:val="0"/>
        <w:spacing w:line="240" w:lineRule="auto"/>
        <w:ind w:leftChars="0" w:left="0" w:firstLineChars="0" w:firstLine="0"/>
        <w:textDirection w:val="lrTb"/>
        <w:textAlignment w:val="baseline"/>
        <w:outlineLvl w:val="9"/>
        <w:rPr>
          <w:rFonts w:ascii="Arial" w:eastAsia="Arial" w:hAnsi="Arial" w:cs="Arial"/>
          <w:b/>
          <w:sz w:val="20"/>
          <w:szCs w:val="20"/>
        </w:rPr>
      </w:pPr>
      <w:r w:rsidRPr="006D5AB6">
        <w:rPr>
          <w:rFonts w:ascii="Arial" w:eastAsia="Arial" w:hAnsi="Arial" w:cs="Arial"/>
          <w:b/>
          <w:sz w:val="20"/>
          <w:szCs w:val="20"/>
        </w:rPr>
        <w:t>SMS or Call:</w:t>
      </w:r>
    </w:p>
    <w:p w:rsidR="003E4036" w:rsidRPr="00BB343D" w:rsidRDefault="003E4036" w:rsidP="003876F7">
      <w:pPr>
        <w:suppressAutoHyphens w:val="0"/>
        <w:spacing w:line="240" w:lineRule="auto"/>
        <w:ind w:leftChars="0" w:left="0" w:firstLineChars="0" w:firstLine="720"/>
        <w:textDirection w:val="lrTb"/>
        <w:textAlignment w:val="baseline"/>
        <w:outlineLvl w:val="9"/>
        <w:rPr>
          <w:i/>
          <w:sz w:val="20"/>
        </w:rPr>
      </w:pPr>
      <w:r>
        <w:rPr>
          <w:b/>
          <w:bCs/>
        </w:rPr>
        <w:t xml:space="preserve"> </w:t>
      </w:r>
      <w:r w:rsidR="00543F31">
        <w:rPr>
          <w:i/>
          <w:sz w:val="20"/>
        </w:rPr>
        <w:t>User can</w:t>
      </w:r>
      <w:r>
        <w:rPr>
          <w:i/>
          <w:sz w:val="20"/>
        </w:rPr>
        <w:t xml:space="preserve"> also contact by SMS</w:t>
      </w:r>
      <w:r w:rsidRPr="00BB343D">
        <w:rPr>
          <w:i/>
          <w:sz w:val="20"/>
        </w:rPr>
        <w:t xml:space="preserve"> or call.</w:t>
      </w:r>
    </w:p>
    <w:p w:rsidR="003E4036" w:rsidRDefault="003E4036">
      <w:pPr>
        <w:spacing w:line="276" w:lineRule="auto"/>
        <w:ind w:left="0" w:hanging="2"/>
        <w:rPr>
          <w:sz w:val="20"/>
          <w:szCs w:val="20"/>
        </w:rPr>
      </w:pPr>
    </w:p>
    <w:p w:rsidR="00866C9C" w:rsidRDefault="00866C9C">
      <w:pPr>
        <w:spacing w:line="276" w:lineRule="auto"/>
        <w:ind w:left="0" w:hanging="2"/>
        <w:rPr>
          <w:sz w:val="20"/>
          <w:szCs w:val="20"/>
        </w:rPr>
      </w:pPr>
    </w:p>
    <w:p w:rsidR="00866C9C" w:rsidRDefault="0008605A" w:rsidP="00785B18">
      <w:pPr>
        <w:numPr>
          <w:ilvl w:val="0"/>
          <w:numId w:val="7"/>
        </w:numPr>
        <w:pBdr>
          <w:top w:val="nil"/>
          <w:left w:val="nil"/>
          <w:bottom w:val="nil"/>
          <w:right w:val="nil"/>
          <w:between w:val="nil"/>
        </w:pBdr>
        <w:spacing w:before="80" w:after="160"/>
        <w:ind w:left="1" w:hanging="3"/>
        <w:jc w:val="both"/>
        <w:rPr>
          <w:rFonts w:ascii="Arial" w:eastAsia="Arial" w:hAnsi="Arial" w:cs="Arial"/>
          <w:color w:val="000000"/>
          <w:sz w:val="28"/>
          <w:szCs w:val="28"/>
        </w:rPr>
      </w:pPr>
      <w:r>
        <w:rPr>
          <w:rFonts w:ascii="Arial" w:eastAsia="Arial" w:hAnsi="Arial" w:cs="Arial"/>
          <w:b/>
          <w:color w:val="000000"/>
          <w:sz w:val="32"/>
          <w:szCs w:val="32"/>
        </w:rPr>
        <w:t xml:space="preserve"> </w:t>
      </w:r>
      <w:r>
        <w:rPr>
          <w:rFonts w:ascii="Arial" w:eastAsia="Arial" w:hAnsi="Arial" w:cs="Arial"/>
          <w:b/>
          <w:color w:val="000000"/>
          <w:sz w:val="28"/>
          <w:szCs w:val="28"/>
        </w:rPr>
        <w:t>Non-functional Requirements</w:t>
      </w:r>
    </w:p>
    <w:p w:rsidR="00866C9C" w:rsidRDefault="002A6FF2" w:rsidP="000944B4">
      <w:pPr>
        <w:pBdr>
          <w:top w:val="nil"/>
          <w:left w:val="nil"/>
          <w:bottom w:val="nil"/>
          <w:right w:val="nil"/>
          <w:between w:val="nil"/>
        </w:pBdr>
        <w:tabs>
          <w:tab w:val="left" w:pos="360"/>
        </w:tabs>
        <w:spacing w:before="80" w:after="160"/>
        <w:ind w:leftChars="0" w:left="0" w:firstLineChars="0" w:firstLine="0"/>
        <w:jc w:val="both"/>
        <w:rPr>
          <w:rFonts w:ascii="Arial" w:eastAsia="Arial" w:hAnsi="Arial" w:cs="Arial"/>
          <w:color w:val="000000"/>
          <w:sz w:val="28"/>
          <w:szCs w:val="28"/>
        </w:rPr>
      </w:pPr>
      <w:r>
        <w:rPr>
          <w:rFonts w:ascii="Arial" w:eastAsia="Arial" w:hAnsi="Arial" w:cs="Arial"/>
          <w:b/>
          <w:color w:val="000000"/>
        </w:rPr>
        <w:t xml:space="preserve">12.1 </w:t>
      </w:r>
      <w:r w:rsidR="0008605A">
        <w:rPr>
          <w:rFonts w:ascii="Arial" w:eastAsia="Arial" w:hAnsi="Arial" w:cs="Arial"/>
          <w:b/>
          <w:color w:val="000000"/>
        </w:rPr>
        <w:t>Performance Requirements</w:t>
      </w:r>
    </w:p>
    <w:p w:rsidR="00866C9C" w:rsidRPr="004D23AB" w:rsidRDefault="0008605A">
      <w:pPr>
        <w:pBdr>
          <w:top w:val="nil"/>
          <w:left w:val="nil"/>
          <w:bottom w:val="nil"/>
          <w:right w:val="nil"/>
          <w:between w:val="nil"/>
        </w:pBdr>
        <w:spacing w:line="276" w:lineRule="auto"/>
        <w:ind w:left="0" w:hanging="2"/>
        <w:jc w:val="both"/>
        <w:rPr>
          <w:i/>
          <w:sz w:val="20"/>
        </w:rPr>
      </w:pPr>
      <w:r w:rsidRPr="004D23AB">
        <w:rPr>
          <w:i/>
          <w:sz w:val="20"/>
        </w:rPr>
        <w:t>Login information shall be verified within five seconds.</w:t>
      </w:r>
    </w:p>
    <w:p w:rsidR="00866C9C" w:rsidRPr="004D23AB" w:rsidRDefault="0008605A">
      <w:pPr>
        <w:pBdr>
          <w:top w:val="nil"/>
          <w:left w:val="nil"/>
          <w:bottom w:val="nil"/>
          <w:right w:val="nil"/>
          <w:between w:val="nil"/>
        </w:pBdr>
        <w:spacing w:line="276" w:lineRule="auto"/>
        <w:ind w:left="0" w:hanging="2"/>
        <w:jc w:val="both"/>
        <w:rPr>
          <w:i/>
          <w:sz w:val="20"/>
        </w:rPr>
      </w:pPr>
      <w:r w:rsidRPr="004D23AB">
        <w:rPr>
          <w:i/>
          <w:sz w:val="20"/>
        </w:rPr>
        <w:t xml:space="preserve">Load time for the user interfaces no </w:t>
      </w:r>
      <w:r w:rsidR="0071755D" w:rsidRPr="004D23AB">
        <w:rPr>
          <w:i/>
          <w:sz w:val="20"/>
        </w:rPr>
        <w:t>more than five</w:t>
      </w:r>
      <w:r w:rsidRPr="004D23AB">
        <w:rPr>
          <w:i/>
          <w:sz w:val="20"/>
        </w:rPr>
        <w:t xml:space="preserve"> seconds.</w:t>
      </w:r>
    </w:p>
    <w:p w:rsidR="00866C9C" w:rsidRPr="004D23AB" w:rsidRDefault="0008605A">
      <w:pPr>
        <w:pBdr>
          <w:top w:val="nil"/>
          <w:left w:val="nil"/>
          <w:bottom w:val="nil"/>
          <w:right w:val="nil"/>
          <w:between w:val="nil"/>
        </w:pBdr>
        <w:spacing w:line="276" w:lineRule="auto"/>
        <w:ind w:left="0" w:hanging="2"/>
        <w:jc w:val="both"/>
        <w:rPr>
          <w:i/>
          <w:sz w:val="20"/>
        </w:rPr>
      </w:pPr>
      <w:r w:rsidRPr="004D23AB">
        <w:rPr>
          <w:i/>
          <w:sz w:val="20"/>
        </w:rPr>
        <w:t xml:space="preserve">An application must respond to the feedback within less time. </w:t>
      </w:r>
    </w:p>
    <w:p w:rsidR="00C821F8" w:rsidRPr="00BB343D" w:rsidRDefault="00C821F8" w:rsidP="00C821F8">
      <w:pPr>
        <w:pStyle w:val="H2"/>
        <w:spacing w:after="120"/>
        <w:ind w:left="0" w:hanging="2"/>
        <w:jc w:val="both"/>
        <w:rPr>
          <w:b w:val="0"/>
          <w:i/>
          <w:sz w:val="20"/>
        </w:rPr>
      </w:pPr>
      <w:r w:rsidRPr="00BB343D">
        <w:rPr>
          <w:b w:val="0"/>
          <w:i/>
          <w:sz w:val="20"/>
        </w:rPr>
        <w:t>Application will be maintainable. New modules can be added also can be change implemented.</w:t>
      </w:r>
    </w:p>
    <w:p w:rsidR="00866C9C" w:rsidRDefault="0008605A" w:rsidP="00C821F8">
      <w:pPr>
        <w:pBdr>
          <w:top w:val="nil"/>
          <w:left w:val="nil"/>
          <w:bottom w:val="nil"/>
          <w:right w:val="nil"/>
          <w:between w:val="nil"/>
        </w:pBdr>
        <w:spacing w:after="120" w:line="276" w:lineRule="auto"/>
        <w:ind w:leftChars="0" w:left="0" w:firstLineChars="0" w:firstLine="0"/>
        <w:jc w:val="both"/>
        <w:rPr>
          <w:rFonts w:ascii="Arial" w:eastAsia="Arial" w:hAnsi="Arial" w:cs="Arial"/>
          <w:color w:val="000000"/>
        </w:rPr>
      </w:pPr>
      <w:r>
        <w:rPr>
          <w:rFonts w:ascii="Arial" w:eastAsia="Arial" w:hAnsi="Arial" w:cs="Arial"/>
          <w:b/>
          <w:color w:val="000000"/>
        </w:rPr>
        <w:t>Accuracy:</w:t>
      </w:r>
    </w:p>
    <w:p w:rsidR="00866C9C" w:rsidRPr="004D23AB" w:rsidRDefault="004D23AB">
      <w:pPr>
        <w:pBdr>
          <w:top w:val="nil"/>
          <w:left w:val="nil"/>
          <w:bottom w:val="nil"/>
          <w:right w:val="nil"/>
          <w:between w:val="nil"/>
        </w:pBdr>
        <w:spacing w:after="120" w:line="276" w:lineRule="auto"/>
        <w:ind w:left="0" w:hanging="2"/>
        <w:jc w:val="both"/>
        <w:rPr>
          <w:i/>
          <w:sz w:val="20"/>
        </w:rPr>
      </w:pPr>
      <w:r>
        <w:rPr>
          <w:i/>
          <w:sz w:val="20"/>
        </w:rPr>
        <w:t>Admin and user</w:t>
      </w:r>
      <w:r w:rsidR="009D536B" w:rsidRPr="004D23AB">
        <w:rPr>
          <w:i/>
          <w:sz w:val="20"/>
        </w:rPr>
        <w:t>s view their correct services and packages</w:t>
      </w:r>
      <w:r w:rsidR="0008605A" w:rsidRPr="004D23AB">
        <w:rPr>
          <w:i/>
          <w:sz w:val="20"/>
        </w:rPr>
        <w:t xml:space="preserve"> that they receive from the system must</w:t>
      </w:r>
      <w:r w:rsidR="009D536B" w:rsidRPr="004D23AB">
        <w:rPr>
          <w:i/>
          <w:sz w:val="20"/>
        </w:rPr>
        <w:t xml:space="preserve"> be valid.</w:t>
      </w:r>
    </w:p>
    <w:p w:rsidR="00866C9C" w:rsidRDefault="0008605A">
      <w:pPr>
        <w:pBdr>
          <w:top w:val="nil"/>
          <w:left w:val="nil"/>
          <w:bottom w:val="nil"/>
          <w:right w:val="nil"/>
          <w:between w:val="nil"/>
        </w:pBdr>
        <w:spacing w:after="120" w:line="276" w:lineRule="auto"/>
        <w:ind w:left="0" w:hanging="2"/>
        <w:jc w:val="both"/>
        <w:rPr>
          <w:rFonts w:ascii="Arial" w:eastAsia="Arial" w:hAnsi="Arial" w:cs="Arial"/>
          <w:color w:val="000000"/>
        </w:rPr>
      </w:pPr>
      <w:r>
        <w:rPr>
          <w:rFonts w:ascii="Arial" w:eastAsia="Arial" w:hAnsi="Arial" w:cs="Arial"/>
          <w:b/>
          <w:color w:val="000000"/>
        </w:rPr>
        <w:t>Reliability:</w:t>
      </w:r>
    </w:p>
    <w:p w:rsidR="00866C9C" w:rsidRPr="00E964B0" w:rsidRDefault="0008605A">
      <w:pPr>
        <w:pBdr>
          <w:top w:val="nil"/>
          <w:left w:val="nil"/>
          <w:bottom w:val="nil"/>
          <w:right w:val="nil"/>
          <w:between w:val="nil"/>
        </w:pBdr>
        <w:spacing w:after="120" w:line="276" w:lineRule="auto"/>
        <w:ind w:left="0" w:hanging="2"/>
        <w:jc w:val="both"/>
        <w:rPr>
          <w:i/>
          <w:sz w:val="20"/>
        </w:rPr>
      </w:pPr>
      <w:r w:rsidRPr="00E964B0">
        <w:rPr>
          <w:i/>
          <w:sz w:val="20"/>
        </w:rPr>
        <w:t>The system must be reliable; it enables the user</w:t>
      </w:r>
      <w:r w:rsidR="00A968DA" w:rsidRPr="00E964B0">
        <w:rPr>
          <w:i/>
          <w:sz w:val="20"/>
        </w:rPr>
        <w:t xml:space="preserve"> to view their general services a</w:t>
      </w:r>
      <w:r w:rsidRPr="00E964B0">
        <w:rPr>
          <w:i/>
          <w:sz w:val="20"/>
        </w:rPr>
        <w:t>nd if they want to give feedback a</w:t>
      </w:r>
      <w:r w:rsidR="00A968DA" w:rsidRPr="00E964B0">
        <w:rPr>
          <w:i/>
          <w:sz w:val="20"/>
        </w:rPr>
        <w:t>nd view their specific services</w:t>
      </w:r>
      <w:r w:rsidRPr="00E964B0">
        <w:rPr>
          <w:i/>
          <w:sz w:val="20"/>
        </w:rPr>
        <w:t>, they require internet connection availability.</w:t>
      </w:r>
    </w:p>
    <w:p w:rsidR="00866C9C" w:rsidRDefault="0008605A">
      <w:pPr>
        <w:pBdr>
          <w:top w:val="nil"/>
          <w:left w:val="nil"/>
          <w:bottom w:val="nil"/>
          <w:right w:val="nil"/>
          <w:between w:val="nil"/>
        </w:pBdr>
        <w:spacing w:after="120" w:line="276" w:lineRule="auto"/>
        <w:ind w:left="0" w:hanging="2"/>
        <w:jc w:val="both"/>
        <w:rPr>
          <w:rFonts w:ascii="Arial" w:eastAsia="Arial" w:hAnsi="Arial" w:cs="Arial"/>
          <w:color w:val="000000"/>
        </w:rPr>
      </w:pPr>
      <w:r>
        <w:rPr>
          <w:rFonts w:ascii="Arial" w:eastAsia="Arial" w:hAnsi="Arial" w:cs="Arial"/>
          <w:b/>
          <w:color w:val="000000"/>
        </w:rPr>
        <w:t>Maintainability:</w:t>
      </w:r>
    </w:p>
    <w:p w:rsidR="00866C9C" w:rsidRPr="00E964B0" w:rsidRDefault="0008605A" w:rsidP="00E964B0">
      <w:pPr>
        <w:pBdr>
          <w:top w:val="nil"/>
          <w:left w:val="nil"/>
          <w:bottom w:val="nil"/>
          <w:right w:val="nil"/>
          <w:between w:val="nil"/>
        </w:pBdr>
        <w:spacing w:after="120" w:line="276" w:lineRule="auto"/>
        <w:ind w:left="0" w:hanging="2"/>
        <w:jc w:val="both"/>
        <w:rPr>
          <w:i/>
          <w:sz w:val="20"/>
        </w:rPr>
      </w:pPr>
      <w:r w:rsidRPr="00E964B0">
        <w:rPr>
          <w:i/>
          <w:sz w:val="20"/>
        </w:rPr>
        <w:t>The system must be flexi</w:t>
      </w:r>
      <w:r w:rsidR="00A968DA" w:rsidRPr="00E964B0">
        <w:rPr>
          <w:i/>
          <w:sz w:val="20"/>
        </w:rPr>
        <w:t xml:space="preserve">ble and maintainable </w:t>
      </w:r>
      <w:r w:rsidRPr="00E964B0">
        <w:rPr>
          <w:i/>
          <w:sz w:val="20"/>
        </w:rPr>
        <w:t>developers can easily update the application in the future by adding new features to it.</w:t>
      </w:r>
    </w:p>
    <w:p w:rsidR="00CE4527" w:rsidRDefault="002A6FF2" w:rsidP="00CE4527">
      <w:pPr>
        <w:pStyle w:val="H2"/>
        <w:suppressAutoHyphens w:val="0"/>
        <w:spacing w:after="120" w:line="240" w:lineRule="auto"/>
        <w:ind w:leftChars="0" w:left="0" w:firstLineChars="0" w:firstLine="0"/>
        <w:jc w:val="both"/>
        <w:textDirection w:val="lrTb"/>
        <w:textAlignment w:val="auto"/>
        <w:outlineLvl w:val="9"/>
        <w:rPr>
          <w:rFonts w:ascii="Arial" w:hAnsi="Arial" w:cs="Arial"/>
          <w:sz w:val="24"/>
        </w:rPr>
      </w:pPr>
      <w:bookmarkStart w:id="12" w:name="_Toc51490214"/>
      <w:bookmarkStart w:id="13" w:name="_Toc492990534"/>
      <w:r>
        <w:rPr>
          <w:rFonts w:ascii="Arial" w:hAnsi="Arial" w:cs="Arial"/>
          <w:sz w:val="24"/>
        </w:rPr>
        <w:t xml:space="preserve">12.2 </w:t>
      </w:r>
      <w:r w:rsidR="00CE4527">
        <w:rPr>
          <w:rFonts w:ascii="Arial" w:hAnsi="Arial" w:cs="Arial"/>
          <w:sz w:val="24"/>
        </w:rPr>
        <w:t>Security Requirements</w:t>
      </w:r>
      <w:bookmarkEnd w:id="12"/>
      <w:bookmarkEnd w:id="13"/>
    </w:p>
    <w:p w:rsidR="00866C9C" w:rsidRPr="00E964B0" w:rsidRDefault="00CE4527" w:rsidP="00E964B0">
      <w:pPr>
        <w:pBdr>
          <w:top w:val="nil"/>
          <w:left w:val="nil"/>
          <w:bottom w:val="nil"/>
          <w:right w:val="nil"/>
          <w:between w:val="nil"/>
        </w:pBdr>
        <w:spacing w:after="120" w:line="276" w:lineRule="auto"/>
        <w:ind w:left="0" w:hanging="2"/>
        <w:jc w:val="both"/>
        <w:rPr>
          <w:i/>
          <w:sz w:val="20"/>
        </w:rPr>
      </w:pPr>
      <w:r w:rsidRPr="00E964B0">
        <w:rPr>
          <w:i/>
          <w:sz w:val="20"/>
        </w:rPr>
        <w:t>The system provides the security to the user. The data user enter will be secure and safe and can be access by authorized user.</w:t>
      </w:r>
      <w:r w:rsidR="00A41E0F" w:rsidRPr="00E964B0">
        <w:rPr>
          <w:i/>
          <w:sz w:val="20"/>
        </w:rPr>
        <w:t xml:space="preserve"> This system will not be harmful to the other PC data. Customer ID info secure in the database.</w:t>
      </w:r>
    </w:p>
    <w:p w:rsidR="002470CB" w:rsidRDefault="002470CB" w:rsidP="0023599B">
      <w:pPr>
        <w:pBdr>
          <w:top w:val="nil"/>
          <w:left w:val="nil"/>
          <w:bottom w:val="nil"/>
          <w:right w:val="nil"/>
          <w:between w:val="nil"/>
        </w:pBdr>
        <w:spacing w:line="276" w:lineRule="auto"/>
        <w:ind w:leftChars="0" w:left="0" w:firstLineChars="0" w:firstLine="0"/>
        <w:jc w:val="both"/>
        <w:rPr>
          <w:color w:val="000000"/>
          <w:sz w:val="20"/>
          <w:szCs w:val="20"/>
        </w:rPr>
      </w:pPr>
    </w:p>
    <w:p w:rsidR="00866C9C" w:rsidRDefault="00866C9C" w:rsidP="002470CB">
      <w:pPr>
        <w:ind w:leftChars="0" w:left="0" w:firstLineChars="0" w:firstLine="0"/>
      </w:pPr>
    </w:p>
    <w:p w:rsidR="00866C9C" w:rsidRDefault="00866C9C">
      <w:pPr>
        <w:pStyle w:val="Heading1"/>
        <w:ind w:left="1" w:hanging="3"/>
      </w:pPr>
    </w:p>
    <w:p w:rsidR="00866C9C" w:rsidRDefault="00866C9C">
      <w:pPr>
        <w:ind w:left="0" w:hanging="2"/>
      </w:pPr>
    </w:p>
    <w:p w:rsidR="00866C9C" w:rsidRDefault="00866C9C">
      <w:pPr>
        <w:ind w:left="0" w:hanging="2"/>
      </w:pPr>
    </w:p>
    <w:p w:rsidR="00866C9C" w:rsidRDefault="00866C9C">
      <w:pPr>
        <w:ind w:left="0" w:hanging="2"/>
      </w:pPr>
    </w:p>
    <w:p w:rsidR="00866C9C" w:rsidRDefault="00866C9C">
      <w:pPr>
        <w:ind w:left="0" w:hanging="2"/>
      </w:pPr>
    </w:p>
    <w:p w:rsidR="00866C9C" w:rsidRDefault="00866C9C">
      <w:pPr>
        <w:ind w:left="0" w:hanging="2"/>
      </w:pPr>
    </w:p>
    <w:p w:rsidR="00866C9C" w:rsidRDefault="00866C9C">
      <w:pPr>
        <w:ind w:left="0" w:hanging="2"/>
      </w:pPr>
    </w:p>
    <w:p w:rsidR="00866C9C" w:rsidRDefault="00866C9C">
      <w:pPr>
        <w:ind w:left="0" w:hanging="2"/>
      </w:pPr>
    </w:p>
    <w:p w:rsidR="00866C9C" w:rsidRDefault="00866C9C">
      <w:pPr>
        <w:ind w:left="0" w:hanging="2"/>
      </w:pPr>
    </w:p>
    <w:p w:rsidR="00866C9C" w:rsidRDefault="0008605A">
      <w:pPr>
        <w:ind w:left="0" w:hanging="2"/>
        <w:rPr>
          <w:rFonts w:ascii="Arial" w:eastAsia="Arial" w:hAnsi="Arial" w:cs="Arial"/>
          <w:sz w:val="40"/>
          <w:szCs w:val="40"/>
        </w:rPr>
      </w:pPr>
      <w:r>
        <w:t xml:space="preserve">                   </w:t>
      </w:r>
      <w:r>
        <w:rPr>
          <w:b/>
        </w:rPr>
        <w:t xml:space="preserve">       </w:t>
      </w:r>
      <w:r>
        <w:rPr>
          <w:rFonts w:ascii="Arial" w:eastAsia="Arial" w:hAnsi="Arial" w:cs="Arial"/>
          <w:b/>
          <w:sz w:val="40"/>
          <w:szCs w:val="40"/>
        </w:rPr>
        <w:t>SOFTWARE DESIGN DOCUMENTATION</w:t>
      </w:r>
    </w:p>
    <w:p w:rsidR="00866C9C" w:rsidRDefault="00866C9C">
      <w:pPr>
        <w:ind w:left="2" w:hanging="4"/>
        <w:rPr>
          <w:rFonts w:ascii="Arial" w:eastAsia="Arial" w:hAnsi="Arial" w:cs="Arial"/>
          <w:sz w:val="40"/>
          <w:szCs w:val="40"/>
        </w:rPr>
      </w:pPr>
      <w:bookmarkStart w:id="14" w:name="_heading=h.1ksv4uv" w:colFirst="0" w:colLast="0"/>
      <w:bookmarkEnd w:id="14"/>
    </w:p>
    <w:p w:rsidR="00866C9C" w:rsidRDefault="0008605A">
      <w:pPr>
        <w:ind w:left="1" w:hanging="3"/>
        <w:rPr>
          <w:rFonts w:ascii="Arial" w:eastAsia="Arial" w:hAnsi="Arial" w:cs="Arial"/>
          <w:sz w:val="32"/>
          <w:szCs w:val="32"/>
        </w:rPr>
      </w:pPr>
      <w:r>
        <w:rPr>
          <w:rFonts w:ascii="Arial" w:eastAsia="Arial" w:hAnsi="Arial" w:cs="Arial"/>
          <w:b/>
          <w:sz w:val="32"/>
          <w:szCs w:val="32"/>
        </w:rPr>
        <w:lastRenderedPageBreak/>
        <w:t>Document Information</w:t>
      </w:r>
    </w:p>
    <w:p w:rsidR="00866C9C" w:rsidRDefault="00866C9C">
      <w:pPr>
        <w:ind w:left="1" w:hanging="3"/>
        <w:rPr>
          <w:rFonts w:ascii="Arial" w:eastAsia="Arial" w:hAnsi="Arial" w:cs="Arial"/>
          <w:sz w:val="32"/>
          <w:szCs w:val="32"/>
        </w:rPr>
      </w:pPr>
    </w:p>
    <w:tbl>
      <w:tblPr>
        <w:tblStyle w:val="a2"/>
        <w:tblW w:w="8460" w:type="dxa"/>
        <w:jc w:val="center"/>
        <w:tblLayout w:type="fixed"/>
        <w:tblLook w:val="0000" w:firstRow="0" w:lastRow="0" w:firstColumn="0" w:lastColumn="0" w:noHBand="0" w:noVBand="0"/>
      </w:tblPr>
      <w:tblGrid>
        <w:gridCol w:w="2160"/>
        <w:gridCol w:w="6300"/>
      </w:tblGrid>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FFFFFF"/>
                <w:sz w:val="16"/>
                <w:szCs w:val="16"/>
              </w:rPr>
            </w:pPr>
            <w:r>
              <w:rPr>
                <w:rFonts w:ascii="Verdana" w:eastAsia="Verdana" w:hAnsi="Verdana" w:cs="Verdana"/>
                <w:b/>
                <w:color w:val="FFFFFF"/>
                <w:sz w:val="16"/>
                <w:szCs w:val="16"/>
              </w:rPr>
              <w:t>Category</w:t>
            </w:r>
          </w:p>
        </w:tc>
        <w:tc>
          <w:tcPr>
            <w:tcW w:w="6300"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FFFFFF"/>
                <w:sz w:val="16"/>
                <w:szCs w:val="16"/>
              </w:rPr>
            </w:pPr>
            <w:r>
              <w:rPr>
                <w:rFonts w:ascii="Verdana" w:eastAsia="Verdana" w:hAnsi="Verdana" w:cs="Verdana"/>
                <w:b/>
                <w:color w:val="FFFFFF"/>
                <w:sz w:val="16"/>
                <w:szCs w:val="16"/>
              </w:rPr>
              <w:t>Information</w:t>
            </w:r>
          </w:p>
        </w:tc>
      </w:tr>
      <w:tr w:rsidR="00866C9C">
        <w:trPr>
          <w:jc w:val="center"/>
        </w:trPr>
        <w:tc>
          <w:tcPr>
            <w:tcW w:w="2160" w:type="dxa"/>
            <w:tcBorders>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University</w:t>
            </w:r>
          </w:p>
        </w:tc>
        <w:tc>
          <w:tcPr>
            <w:tcW w:w="6300" w:type="dxa"/>
            <w:tcBorders>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UOS</w:t>
            </w: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Project</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937271">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Express Service Station</w:t>
            </w: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Document</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 xml:space="preserve"> Design Document </w:t>
            </w: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Document Version</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1.0</w:t>
            </w: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Identifier</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866C9C">
            <w:pPr>
              <w:pBdr>
                <w:top w:val="nil"/>
                <w:left w:val="nil"/>
                <w:bottom w:val="nil"/>
                <w:right w:val="nil"/>
                <w:between w:val="nil"/>
              </w:pBdr>
              <w:ind w:left="0" w:hanging="2"/>
              <w:rPr>
                <w:rFonts w:ascii="Verdana" w:eastAsia="Verdana" w:hAnsi="Verdana" w:cs="Verdana"/>
                <w:color w:val="000000"/>
                <w:sz w:val="16"/>
                <w:szCs w:val="16"/>
              </w:rPr>
            </w:pP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Status</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Draft</w:t>
            </w: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Author(s)</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937271">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Sajid Ali Khan</w:t>
            </w:r>
          </w:p>
          <w:p w:rsidR="00866C9C" w:rsidRDefault="00937271">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Shakeel Abbas Khan</w:t>
            </w:r>
          </w:p>
          <w:p w:rsidR="00866C9C" w:rsidRDefault="00937271">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Mohsin Farooq Khan</w:t>
            </w: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Approver(s)</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937271">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Sir Saad Razzaq</w:t>
            </w: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Issue Date</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937271">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December 02, 2021</w:t>
            </w: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Document Location</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866C9C">
            <w:pPr>
              <w:pBdr>
                <w:top w:val="nil"/>
                <w:left w:val="nil"/>
                <w:bottom w:val="nil"/>
                <w:right w:val="nil"/>
                <w:between w:val="nil"/>
              </w:pBdr>
              <w:ind w:left="0" w:hanging="2"/>
              <w:rPr>
                <w:rFonts w:ascii="Verdana" w:eastAsia="Verdana" w:hAnsi="Verdana" w:cs="Verdana"/>
                <w:color w:val="000000"/>
                <w:sz w:val="16"/>
                <w:szCs w:val="16"/>
              </w:rPr>
            </w:pPr>
          </w:p>
        </w:tc>
      </w:tr>
      <w:tr w:rsidR="00866C9C">
        <w:trP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Distribution</w:t>
            </w:r>
          </w:p>
        </w:tc>
        <w:tc>
          <w:tcPr>
            <w:tcW w:w="630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numPr>
                <w:ilvl w:val="0"/>
                <w:numId w:val="2"/>
              </w:numPr>
              <w:pBdr>
                <w:top w:val="nil"/>
                <w:left w:val="nil"/>
                <w:bottom w:val="nil"/>
                <w:right w:val="nil"/>
                <w:between w:val="nil"/>
              </w:pBdr>
              <w:ind w:left="0" w:hanging="2"/>
            </w:pPr>
            <w:r>
              <w:rPr>
                <w:rFonts w:ascii="Verdana" w:eastAsia="Verdana" w:hAnsi="Verdana" w:cs="Verdana"/>
                <w:color w:val="000000"/>
                <w:sz w:val="16"/>
                <w:szCs w:val="16"/>
              </w:rPr>
              <w:t>Advisor</w:t>
            </w:r>
          </w:p>
          <w:p w:rsidR="00866C9C" w:rsidRDefault="0008605A">
            <w:pPr>
              <w:numPr>
                <w:ilvl w:val="0"/>
                <w:numId w:val="2"/>
              </w:numPr>
              <w:pBdr>
                <w:top w:val="nil"/>
                <w:left w:val="nil"/>
                <w:bottom w:val="nil"/>
                <w:right w:val="nil"/>
                <w:between w:val="nil"/>
              </w:pBdr>
              <w:ind w:left="0" w:hanging="2"/>
            </w:pPr>
            <w:r>
              <w:rPr>
                <w:rFonts w:ascii="Verdana" w:eastAsia="Verdana" w:hAnsi="Verdana" w:cs="Verdana"/>
                <w:color w:val="000000"/>
                <w:sz w:val="16"/>
                <w:szCs w:val="16"/>
              </w:rPr>
              <w:t>PM</w:t>
            </w:r>
          </w:p>
          <w:p w:rsidR="00866C9C" w:rsidRDefault="0008605A">
            <w:pPr>
              <w:numPr>
                <w:ilvl w:val="0"/>
                <w:numId w:val="2"/>
              </w:numPr>
              <w:pBdr>
                <w:top w:val="nil"/>
                <w:left w:val="nil"/>
                <w:bottom w:val="nil"/>
                <w:right w:val="nil"/>
                <w:between w:val="nil"/>
              </w:pBdr>
              <w:ind w:left="0" w:hanging="2"/>
            </w:pPr>
            <w:r>
              <w:rPr>
                <w:rFonts w:ascii="Verdana" w:eastAsia="Verdana" w:hAnsi="Verdana" w:cs="Verdana"/>
                <w:color w:val="000000"/>
                <w:sz w:val="16"/>
                <w:szCs w:val="16"/>
              </w:rPr>
              <w:t>Project Office</w:t>
            </w:r>
          </w:p>
        </w:tc>
      </w:tr>
    </w:tbl>
    <w:p w:rsidR="00866C9C" w:rsidRDefault="00866C9C">
      <w:pPr>
        <w:pStyle w:val="Heading1"/>
        <w:ind w:left="1" w:hanging="3"/>
      </w:pPr>
    </w:p>
    <w:p w:rsidR="00866C9C" w:rsidRDefault="00866C9C">
      <w:pPr>
        <w:pStyle w:val="Heading1"/>
        <w:ind w:left="1" w:hanging="3"/>
      </w:pPr>
    </w:p>
    <w:p w:rsidR="00866C9C" w:rsidRDefault="0008605A">
      <w:pPr>
        <w:ind w:left="1" w:hanging="3"/>
      </w:pPr>
      <w:r>
        <w:rPr>
          <w:rFonts w:ascii="Arial" w:eastAsia="Arial" w:hAnsi="Arial" w:cs="Arial"/>
          <w:b/>
          <w:sz w:val="32"/>
          <w:szCs w:val="32"/>
        </w:rPr>
        <w:t>Definition of Terms, Acronyms, and Abbreviations</w:t>
      </w:r>
    </w:p>
    <w:p w:rsidR="00866C9C" w:rsidRDefault="00866C9C">
      <w:pPr>
        <w:pBdr>
          <w:top w:val="nil"/>
          <w:left w:val="nil"/>
          <w:bottom w:val="nil"/>
          <w:right w:val="nil"/>
          <w:between w:val="nil"/>
        </w:pBdr>
        <w:spacing w:line="240" w:lineRule="auto"/>
        <w:ind w:left="0" w:hanging="2"/>
        <w:jc w:val="both"/>
        <w:rPr>
          <w:color w:val="000000"/>
          <w:sz w:val="20"/>
          <w:szCs w:val="20"/>
        </w:rPr>
      </w:pPr>
    </w:p>
    <w:p w:rsidR="00866C9C" w:rsidRDefault="00866C9C">
      <w:pPr>
        <w:pBdr>
          <w:top w:val="nil"/>
          <w:left w:val="nil"/>
          <w:bottom w:val="nil"/>
          <w:right w:val="nil"/>
          <w:between w:val="nil"/>
        </w:pBdr>
        <w:spacing w:line="240" w:lineRule="auto"/>
        <w:ind w:left="0" w:hanging="2"/>
        <w:jc w:val="both"/>
        <w:rPr>
          <w:color w:val="000000"/>
          <w:sz w:val="20"/>
          <w:szCs w:val="20"/>
        </w:rPr>
      </w:pPr>
    </w:p>
    <w:p w:rsidR="00866C9C" w:rsidRDefault="00866C9C">
      <w:pPr>
        <w:pBdr>
          <w:top w:val="nil"/>
          <w:left w:val="nil"/>
          <w:bottom w:val="nil"/>
          <w:right w:val="nil"/>
          <w:between w:val="nil"/>
        </w:pBdr>
        <w:spacing w:line="240" w:lineRule="auto"/>
        <w:ind w:left="0" w:hanging="2"/>
        <w:jc w:val="both"/>
        <w:rPr>
          <w:color w:val="000000"/>
          <w:sz w:val="20"/>
          <w:szCs w:val="20"/>
        </w:rPr>
      </w:pPr>
    </w:p>
    <w:tbl>
      <w:tblPr>
        <w:tblStyle w:val="a3"/>
        <w:tblW w:w="8370" w:type="dxa"/>
        <w:jc w:val="center"/>
        <w:tblLayout w:type="fixed"/>
        <w:tblLook w:val="0000" w:firstRow="0" w:lastRow="0" w:firstColumn="0" w:lastColumn="0" w:noHBand="0" w:noVBand="0"/>
      </w:tblPr>
      <w:tblGrid>
        <w:gridCol w:w="2340"/>
        <w:gridCol w:w="6030"/>
      </w:tblGrid>
      <w:tr w:rsidR="00866C9C">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FFFFFF"/>
                <w:sz w:val="16"/>
                <w:szCs w:val="16"/>
              </w:rPr>
            </w:pPr>
            <w:r>
              <w:rPr>
                <w:rFonts w:ascii="Verdana" w:eastAsia="Verdana" w:hAnsi="Verdana" w:cs="Verdana"/>
                <w:b/>
                <w:color w:val="FFFFFF"/>
                <w:sz w:val="16"/>
                <w:szCs w:val="16"/>
              </w:rPr>
              <w:t>Term</w:t>
            </w:r>
          </w:p>
        </w:tc>
        <w:tc>
          <w:tcPr>
            <w:tcW w:w="6030"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FFFFFF"/>
                <w:sz w:val="16"/>
                <w:szCs w:val="16"/>
              </w:rPr>
            </w:pPr>
            <w:r>
              <w:rPr>
                <w:rFonts w:ascii="Verdana" w:eastAsia="Verdana" w:hAnsi="Verdana" w:cs="Verdana"/>
                <w:b/>
                <w:color w:val="FFFFFF"/>
                <w:sz w:val="16"/>
                <w:szCs w:val="16"/>
              </w:rPr>
              <w:t>Description</w:t>
            </w:r>
          </w:p>
        </w:tc>
      </w:tr>
      <w:tr w:rsidR="00866C9C">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UML</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Unified modeling language</w:t>
            </w:r>
          </w:p>
        </w:tc>
      </w:tr>
      <w:tr w:rsidR="00866C9C">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DFD</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Data flow diagram</w:t>
            </w:r>
          </w:p>
        </w:tc>
      </w:tr>
      <w:tr w:rsidR="00866C9C">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HCI</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jc w:val="both"/>
              <w:rPr>
                <w:rFonts w:ascii="Verdana" w:eastAsia="Verdana" w:hAnsi="Verdana" w:cs="Verdana"/>
                <w:color w:val="000000"/>
                <w:sz w:val="16"/>
                <w:szCs w:val="16"/>
              </w:rPr>
            </w:pPr>
            <w:r>
              <w:rPr>
                <w:sz w:val="20"/>
                <w:szCs w:val="20"/>
              </w:rPr>
              <w:t>Human-computer</w:t>
            </w:r>
            <w:r>
              <w:rPr>
                <w:rFonts w:ascii="Verdana" w:eastAsia="Verdana" w:hAnsi="Verdana" w:cs="Verdana"/>
                <w:color w:val="000000"/>
                <w:sz w:val="16"/>
                <w:szCs w:val="16"/>
              </w:rPr>
              <w:t xml:space="preserve"> interaction</w:t>
            </w:r>
          </w:p>
        </w:tc>
      </w:tr>
      <w:tr w:rsidR="00866C9C">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GUI</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Graphical user interface</w:t>
            </w:r>
          </w:p>
        </w:tc>
      </w:tr>
      <w:tr w:rsidR="00866C9C">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ERD</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sz w:val="16"/>
                <w:szCs w:val="16"/>
              </w:rPr>
              <w:t>Entity-relationship</w:t>
            </w:r>
            <w:r>
              <w:rPr>
                <w:rFonts w:ascii="Verdana" w:eastAsia="Verdana" w:hAnsi="Verdana" w:cs="Verdana"/>
                <w:color w:val="000000"/>
                <w:sz w:val="16"/>
                <w:szCs w:val="16"/>
              </w:rPr>
              <w:t xml:space="preserve"> diagram</w:t>
            </w:r>
          </w:p>
        </w:tc>
      </w:tr>
      <w:tr w:rsidR="00866C9C">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Db</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sz w:val="16"/>
                <w:szCs w:val="16"/>
              </w:rPr>
            </w:pPr>
            <w:r>
              <w:rPr>
                <w:rFonts w:ascii="Verdana" w:eastAsia="Verdana" w:hAnsi="Verdana" w:cs="Verdana"/>
                <w:color w:val="000000"/>
                <w:sz w:val="16"/>
                <w:szCs w:val="16"/>
              </w:rPr>
              <w:t>Database</w:t>
            </w:r>
          </w:p>
        </w:tc>
      </w:tr>
      <w:tr w:rsidR="00866C9C">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SRS</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Mar>
              <w:top w:w="0" w:type="dxa"/>
              <w:bottom w:w="0" w:type="dxa"/>
            </w:tcMar>
            <w:vAlign w:val="center"/>
          </w:tcPr>
          <w:p w:rsidR="00866C9C" w:rsidRDefault="0008605A">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 xml:space="preserve">Software Requirement Specification </w:t>
            </w:r>
          </w:p>
        </w:tc>
      </w:tr>
    </w:tbl>
    <w:p w:rsidR="00866C9C" w:rsidRDefault="00866C9C">
      <w:pPr>
        <w:ind w:left="0" w:hanging="2"/>
      </w:pPr>
    </w:p>
    <w:p w:rsidR="00866C9C" w:rsidRDefault="0008605A">
      <w:pPr>
        <w:ind w:left="0" w:hanging="2"/>
        <w:rPr>
          <w:rFonts w:ascii="Arial" w:eastAsia="Arial" w:hAnsi="Arial" w:cs="Arial"/>
        </w:rPr>
      </w:pPr>
      <w:r>
        <w:br w:type="page"/>
      </w:r>
    </w:p>
    <w:p w:rsidR="00866C9C" w:rsidRDefault="0008605A" w:rsidP="00A909CF">
      <w:pPr>
        <w:pStyle w:val="Heading1"/>
        <w:numPr>
          <w:ilvl w:val="0"/>
          <w:numId w:val="19"/>
        </w:numPr>
        <w:ind w:leftChars="0" w:firstLineChars="0"/>
      </w:pPr>
      <w:bookmarkStart w:id="15" w:name="_heading=h.44sinio" w:colFirst="0" w:colLast="0"/>
      <w:bookmarkEnd w:id="15"/>
      <w:r>
        <w:lastRenderedPageBreak/>
        <w:t xml:space="preserve"> Introduction</w:t>
      </w:r>
      <w:bookmarkStart w:id="16" w:name="_heading=h.2jxsxqh" w:colFirst="0" w:colLast="0"/>
      <w:bookmarkEnd w:id="16"/>
    </w:p>
    <w:p w:rsidR="00A909CF" w:rsidRPr="00A909CF" w:rsidRDefault="00A909CF" w:rsidP="00A909CF">
      <w:pPr>
        <w:ind w:left="0" w:hanging="2"/>
      </w:pPr>
    </w:p>
    <w:p w:rsidR="00866C9C" w:rsidRPr="00A909CF" w:rsidRDefault="00A909CF" w:rsidP="00A909CF">
      <w:pPr>
        <w:pBdr>
          <w:top w:val="nil"/>
          <w:left w:val="nil"/>
          <w:bottom w:val="nil"/>
          <w:right w:val="nil"/>
          <w:between w:val="nil"/>
        </w:pBdr>
        <w:spacing w:after="280" w:line="240" w:lineRule="auto"/>
        <w:ind w:leftChars="0" w:left="0" w:firstLineChars="0" w:hanging="2"/>
        <w:jc w:val="both"/>
        <w:rPr>
          <w:rFonts w:ascii="Arial" w:eastAsia="Arial" w:hAnsi="Arial" w:cs="Arial"/>
          <w:b/>
          <w:color w:val="000000"/>
        </w:rPr>
      </w:pPr>
      <w:bookmarkStart w:id="17" w:name="_heading=h.z337ya" w:colFirst="0" w:colLast="0"/>
      <w:bookmarkEnd w:id="17"/>
      <w:r>
        <w:rPr>
          <w:rFonts w:ascii="Arial" w:eastAsia="Arial" w:hAnsi="Arial" w:cs="Arial"/>
          <w:b/>
          <w:color w:val="000000"/>
        </w:rPr>
        <w:t xml:space="preserve">13.1 </w:t>
      </w:r>
      <w:r w:rsidR="0008605A" w:rsidRPr="00A909CF">
        <w:rPr>
          <w:rFonts w:ascii="Arial" w:eastAsia="Arial" w:hAnsi="Arial" w:cs="Arial"/>
          <w:b/>
          <w:color w:val="000000"/>
        </w:rPr>
        <w:t>Purpose of Document</w:t>
      </w:r>
    </w:p>
    <w:p w:rsidR="000C391D" w:rsidRPr="00475A0C" w:rsidRDefault="000C391D" w:rsidP="00E964B0">
      <w:pPr>
        <w:pBdr>
          <w:top w:val="nil"/>
          <w:left w:val="nil"/>
          <w:bottom w:val="nil"/>
          <w:right w:val="nil"/>
          <w:between w:val="nil"/>
        </w:pBdr>
        <w:spacing w:after="120" w:line="276" w:lineRule="auto"/>
        <w:ind w:left="0" w:hanging="2"/>
        <w:jc w:val="both"/>
        <w:rPr>
          <w:i/>
          <w:sz w:val="20"/>
        </w:rPr>
      </w:pPr>
      <w:r>
        <w:rPr>
          <w:i/>
          <w:sz w:val="20"/>
        </w:rPr>
        <w:t>Express</w:t>
      </w:r>
      <w:r w:rsidRPr="00475A0C">
        <w:rPr>
          <w:i/>
          <w:sz w:val="20"/>
        </w:rPr>
        <w:t xml:space="preserve"> Service Station allow users to book their time slots for washing their vehicles, and they arrive at their appointed time to get services regarding vehicles without wasting their time. Also portal provides different services like oil change, air filter replacement, fuel filter replacement, cabin filter replacement, wiper blades, headlights replacement etc.</w:t>
      </w:r>
    </w:p>
    <w:p w:rsidR="00866C9C" w:rsidRDefault="00866C9C" w:rsidP="000C391D">
      <w:pPr>
        <w:ind w:leftChars="0" w:left="0" w:firstLineChars="0" w:firstLine="0"/>
        <w:jc w:val="both"/>
        <w:rPr>
          <w:sz w:val="16"/>
          <w:szCs w:val="16"/>
        </w:rPr>
      </w:pPr>
      <w:bookmarkStart w:id="18" w:name="_heading=h.3j2qqm3" w:colFirst="0" w:colLast="0"/>
      <w:bookmarkEnd w:id="18"/>
    </w:p>
    <w:p w:rsidR="00866C9C" w:rsidRPr="002A60AF" w:rsidRDefault="002A60AF" w:rsidP="00785B18">
      <w:pPr>
        <w:pStyle w:val="ListParagraph"/>
        <w:numPr>
          <w:ilvl w:val="0"/>
          <w:numId w:val="20"/>
        </w:numPr>
        <w:pBdr>
          <w:top w:val="nil"/>
          <w:left w:val="nil"/>
          <w:bottom w:val="nil"/>
          <w:right w:val="nil"/>
          <w:between w:val="nil"/>
        </w:pBdr>
        <w:spacing w:after="280" w:line="240" w:lineRule="auto"/>
        <w:ind w:leftChars="0" w:firstLineChars="0"/>
        <w:jc w:val="both"/>
        <w:rPr>
          <w:rFonts w:ascii="Arial" w:eastAsia="Arial" w:hAnsi="Arial" w:cs="Arial"/>
          <w:b/>
          <w:color w:val="000000"/>
        </w:rPr>
      </w:pPr>
      <w:r>
        <w:rPr>
          <w:rFonts w:ascii="Arial" w:eastAsia="Arial" w:hAnsi="Arial" w:cs="Arial"/>
          <w:b/>
          <w:color w:val="000000"/>
        </w:rPr>
        <w:t xml:space="preserve">2 </w:t>
      </w:r>
      <w:r w:rsidR="0008605A" w:rsidRPr="002A60AF">
        <w:rPr>
          <w:rFonts w:ascii="Arial" w:eastAsia="Arial" w:hAnsi="Arial" w:cs="Arial"/>
          <w:b/>
          <w:color w:val="000000"/>
        </w:rPr>
        <w:t>Project Overview</w:t>
      </w:r>
    </w:p>
    <w:p w:rsidR="000C391D" w:rsidRPr="0093270B" w:rsidRDefault="000C391D" w:rsidP="00E964B0">
      <w:pPr>
        <w:pBdr>
          <w:top w:val="nil"/>
          <w:left w:val="nil"/>
          <w:bottom w:val="nil"/>
          <w:right w:val="nil"/>
          <w:between w:val="nil"/>
        </w:pBdr>
        <w:spacing w:after="120" w:line="276" w:lineRule="auto"/>
        <w:ind w:left="0" w:hanging="2"/>
        <w:jc w:val="both"/>
        <w:rPr>
          <w:i/>
          <w:sz w:val="20"/>
        </w:rPr>
      </w:pPr>
      <w:r w:rsidRPr="00475A0C">
        <w:rPr>
          <w:i/>
          <w:sz w:val="20"/>
        </w:rPr>
        <w:t>This project is based on the web application development and provided the many of the functionalities to the users. They can save their precious time by getting services on exact time. They can book their time slots according to their availability. Users can easily Register and book their appointments according to their availability in less time. After registration in application, user would be qualified to contact the application owner, user require the internet connection whenever they sending request to the Admin and he will send the applicat</w:t>
      </w:r>
      <w:r>
        <w:rPr>
          <w:i/>
          <w:sz w:val="20"/>
        </w:rPr>
        <w:t>ion to Head of Service Station.</w:t>
      </w:r>
    </w:p>
    <w:p w:rsidR="000C391D" w:rsidRPr="00E964B0" w:rsidRDefault="000C391D" w:rsidP="00E964B0">
      <w:pPr>
        <w:pBdr>
          <w:top w:val="nil"/>
          <w:left w:val="nil"/>
          <w:bottom w:val="nil"/>
          <w:right w:val="nil"/>
          <w:between w:val="nil"/>
        </w:pBdr>
        <w:spacing w:after="120" w:line="276" w:lineRule="auto"/>
        <w:ind w:left="0" w:hanging="2"/>
        <w:jc w:val="both"/>
        <w:rPr>
          <w:i/>
          <w:sz w:val="20"/>
        </w:rPr>
      </w:pPr>
      <w:r>
        <w:rPr>
          <w:i/>
          <w:sz w:val="20"/>
        </w:rPr>
        <w:t>Provide a general description of the software system briefly stating its functionality and the basic design approach that you will undertake to develop the software</w:t>
      </w:r>
    </w:p>
    <w:p w:rsidR="00866C9C" w:rsidRDefault="0008605A" w:rsidP="00785B18">
      <w:pPr>
        <w:pStyle w:val="Heading1"/>
        <w:numPr>
          <w:ilvl w:val="0"/>
          <w:numId w:val="19"/>
        </w:numPr>
        <w:spacing w:after="280"/>
        <w:ind w:left="1" w:hanging="3"/>
      </w:pPr>
      <w:bookmarkStart w:id="19" w:name="_heading=h.1y810tw" w:colFirst="0" w:colLast="0"/>
      <w:bookmarkEnd w:id="19"/>
      <w:r>
        <w:t xml:space="preserve"> Design Considerations</w:t>
      </w:r>
    </w:p>
    <w:p w:rsidR="00866C9C" w:rsidRDefault="0008605A">
      <w:pPr>
        <w:ind w:left="0" w:hanging="2"/>
        <w:jc w:val="both"/>
        <w:rPr>
          <w:sz w:val="20"/>
          <w:szCs w:val="20"/>
        </w:rPr>
      </w:pPr>
      <w:r>
        <w:rPr>
          <w:i/>
          <w:sz w:val="20"/>
          <w:szCs w:val="20"/>
        </w:rPr>
        <w:t>All possible design considerations are discussing in this section</w:t>
      </w:r>
    </w:p>
    <w:p w:rsidR="00866C9C" w:rsidRDefault="00866C9C">
      <w:pPr>
        <w:ind w:left="0" w:hanging="2"/>
        <w:jc w:val="both"/>
        <w:rPr>
          <w:sz w:val="20"/>
          <w:szCs w:val="20"/>
        </w:rPr>
      </w:pPr>
      <w:bookmarkStart w:id="20" w:name="_heading=h.4i7ojhp" w:colFirst="0" w:colLast="0"/>
      <w:bookmarkEnd w:id="20"/>
    </w:p>
    <w:p w:rsidR="00866C9C" w:rsidRDefault="0008605A" w:rsidP="00785B18">
      <w:pPr>
        <w:numPr>
          <w:ilvl w:val="1"/>
          <w:numId w:val="19"/>
        </w:numPr>
        <w:pBdr>
          <w:top w:val="nil"/>
          <w:left w:val="nil"/>
          <w:bottom w:val="nil"/>
          <w:right w:val="nil"/>
          <w:between w:val="nil"/>
        </w:pBdr>
        <w:spacing w:before="80" w:after="280" w:line="240" w:lineRule="auto"/>
        <w:ind w:left="0" w:hanging="2"/>
        <w:jc w:val="both"/>
        <w:rPr>
          <w:rFonts w:ascii="Arial" w:eastAsia="Arial" w:hAnsi="Arial" w:cs="Arial"/>
          <w:b/>
          <w:color w:val="000000"/>
        </w:rPr>
      </w:pPr>
      <w:r>
        <w:rPr>
          <w:rFonts w:ascii="Arial" w:eastAsia="Arial" w:hAnsi="Arial" w:cs="Arial"/>
          <w:b/>
          <w:color w:val="000000"/>
        </w:rPr>
        <w:t>Assumptions and Dependencies</w:t>
      </w:r>
    </w:p>
    <w:p w:rsidR="0035601A" w:rsidRPr="0035601A" w:rsidRDefault="0035601A" w:rsidP="0035601A">
      <w:pPr>
        <w:ind w:left="0" w:hanging="2"/>
        <w:jc w:val="both"/>
        <w:rPr>
          <w:i/>
          <w:sz w:val="20"/>
        </w:rPr>
      </w:pPr>
      <w:r w:rsidRPr="0035601A">
        <w:rPr>
          <w:i/>
          <w:sz w:val="20"/>
        </w:rPr>
        <w:t>Our system made multiple assumption and dependencies with users. Some of the assumptions are as follow:</w:t>
      </w:r>
    </w:p>
    <w:p w:rsidR="0035601A" w:rsidRPr="0035601A" w:rsidRDefault="0035601A" w:rsidP="0035601A">
      <w:pPr>
        <w:ind w:left="0" w:hanging="2"/>
        <w:jc w:val="both"/>
        <w:rPr>
          <w:i/>
          <w:sz w:val="20"/>
        </w:rPr>
      </w:pPr>
    </w:p>
    <w:p w:rsidR="0035601A" w:rsidRPr="0035601A" w:rsidRDefault="0035601A" w:rsidP="00785B18">
      <w:pPr>
        <w:pStyle w:val="ListParagraph"/>
        <w:numPr>
          <w:ilvl w:val="0"/>
          <w:numId w:val="21"/>
        </w:numPr>
        <w:suppressAutoHyphens w:val="0"/>
        <w:spacing w:after="0" w:line="240" w:lineRule="auto"/>
        <w:ind w:leftChars="0" w:left="1" w:firstLineChars="0" w:hanging="3"/>
        <w:jc w:val="both"/>
        <w:textDirection w:val="lrTb"/>
        <w:textAlignment w:val="auto"/>
        <w:outlineLvl w:val="9"/>
        <w:rPr>
          <w:rFonts w:ascii="Times New Roman" w:eastAsia="Times New Roman" w:hAnsi="Times New Roman"/>
          <w:i/>
          <w:sz w:val="20"/>
          <w:szCs w:val="24"/>
        </w:rPr>
      </w:pPr>
      <w:r w:rsidRPr="0035601A">
        <w:rPr>
          <w:rFonts w:ascii="Times New Roman" w:eastAsia="Times New Roman" w:hAnsi="Times New Roman"/>
          <w:i/>
          <w:sz w:val="20"/>
          <w:szCs w:val="24"/>
        </w:rPr>
        <w:t>First of all, customer/branch owner must have an internet connection.</w:t>
      </w:r>
    </w:p>
    <w:p w:rsidR="0035601A" w:rsidRPr="0035601A" w:rsidRDefault="0035601A" w:rsidP="00785B18">
      <w:pPr>
        <w:pStyle w:val="ListParagraph"/>
        <w:numPr>
          <w:ilvl w:val="0"/>
          <w:numId w:val="21"/>
        </w:numPr>
        <w:suppressAutoHyphens w:val="0"/>
        <w:spacing w:after="0" w:line="240" w:lineRule="auto"/>
        <w:ind w:leftChars="0" w:left="1" w:firstLineChars="0" w:hanging="3"/>
        <w:jc w:val="both"/>
        <w:textDirection w:val="lrTb"/>
        <w:textAlignment w:val="auto"/>
        <w:outlineLvl w:val="9"/>
        <w:rPr>
          <w:rFonts w:ascii="Times New Roman" w:eastAsia="Times New Roman" w:hAnsi="Times New Roman"/>
          <w:i/>
          <w:sz w:val="20"/>
          <w:szCs w:val="24"/>
        </w:rPr>
      </w:pPr>
      <w:r w:rsidRPr="0035601A">
        <w:rPr>
          <w:rFonts w:ascii="Times New Roman" w:eastAsia="Times New Roman" w:hAnsi="Times New Roman"/>
          <w:i/>
          <w:sz w:val="20"/>
          <w:szCs w:val="24"/>
        </w:rPr>
        <w:t>Secondly, customer/ branch owner must have an android mobile or a system where he has an access of our application.</w:t>
      </w:r>
    </w:p>
    <w:p w:rsidR="0035601A" w:rsidRPr="0035601A" w:rsidRDefault="0035601A" w:rsidP="00785B18">
      <w:pPr>
        <w:pStyle w:val="ListParagraph"/>
        <w:numPr>
          <w:ilvl w:val="0"/>
          <w:numId w:val="21"/>
        </w:numPr>
        <w:suppressAutoHyphens w:val="0"/>
        <w:spacing w:after="0" w:line="240" w:lineRule="auto"/>
        <w:ind w:leftChars="0" w:left="1" w:firstLineChars="0" w:hanging="3"/>
        <w:jc w:val="both"/>
        <w:textDirection w:val="lrTb"/>
        <w:textAlignment w:val="auto"/>
        <w:outlineLvl w:val="9"/>
        <w:rPr>
          <w:rFonts w:ascii="Times New Roman" w:eastAsia="Times New Roman" w:hAnsi="Times New Roman"/>
          <w:i/>
          <w:sz w:val="20"/>
          <w:szCs w:val="24"/>
        </w:rPr>
      </w:pPr>
      <w:r w:rsidRPr="0035601A">
        <w:rPr>
          <w:rFonts w:ascii="Times New Roman" w:eastAsia="Times New Roman" w:hAnsi="Times New Roman"/>
          <w:i/>
          <w:sz w:val="20"/>
          <w:szCs w:val="24"/>
        </w:rPr>
        <w:t xml:space="preserve">Another assumption is, customer/ branch owner </w:t>
      </w:r>
      <w:r>
        <w:rPr>
          <w:rFonts w:ascii="Times New Roman" w:eastAsia="Times New Roman" w:hAnsi="Times New Roman"/>
          <w:i/>
          <w:sz w:val="20"/>
          <w:szCs w:val="24"/>
        </w:rPr>
        <w:t>must have a version of 4 GB</w:t>
      </w:r>
      <w:r w:rsidRPr="0035601A">
        <w:rPr>
          <w:rFonts w:ascii="Times New Roman" w:eastAsia="Times New Roman" w:hAnsi="Times New Roman"/>
          <w:i/>
          <w:sz w:val="20"/>
          <w:szCs w:val="24"/>
        </w:rPr>
        <w:t xml:space="preserve"> android or above. </w:t>
      </w:r>
    </w:p>
    <w:p w:rsidR="0035601A" w:rsidRPr="0035601A" w:rsidRDefault="0035601A" w:rsidP="00785B18">
      <w:pPr>
        <w:pStyle w:val="ListParagraph"/>
        <w:numPr>
          <w:ilvl w:val="0"/>
          <w:numId w:val="21"/>
        </w:numPr>
        <w:suppressAutoHyphens w:val="0"/>
        <w:spacing w:after="0" w:line="240" w:lineRule="auto"/>
        <w:ind w:leftChars="0" w:left="1" w:firstLineChars="0" w:hanging="3"/>
        <w:jc w:val="both"/>
        <w:textDirection w:val="lrTb"/>
        <w:textAlignment w:val="auto"/>
        <w:outlineLvl w:val="9"/>
        <w:rPr>
          <w:rFonts w:ascii="Times New Roman" w:eastAsia="Times New Roman" w:hAnsi="Times New Roman"/>
          <w:i/>
          <w:sz w:val="20"/>
          <w:szCs w:val="24"/>
        </w:rPr>
      </w:pPr>
      <w:r w:rsidRPr="0035601A">
        <w:rPr>
          <w:rFonts w:ascii="Times New Roman" w:eastAsia="Times New Roman" w:hAnsi="Times New Roman"/>
          <w:i/>
          <w:sz w:val="20"/>
          <w:szCs w:val="24"/>
        </w:rPr>
        <w:t>It is also assumed that our app is compatible with user’s hardware.</w:t>
      </w:r>
    </w:p>
    <w:p w:rsidR="0035601A" w:rsidRPr="0035601A" w:rsidRDefault="0035601A" w:rsidP="00785B18">
      <w:pPr>
        <w:numPr>
          <w:ilvl w:val="0"/>
          <w:numId w:val="22"/>
        </w:numPr>
        <w:suppressAutoHyphens w:val="0"/>
        <w:spacing w:after="100" w:afterAutospacing="1" w:line="240" w:lineRule="auto"/>
        <w:ind w:leftChars="0" w:left="1" w:firstLineChars="0" w:hanging="3"/>
        <w:jc w:val="both"/>
        <w:textDirection w:val="lrTb"/>
        <w:textAlignment w:val="auto"/>
        <w:outlineLvl w:val="9"/>
        <w:rPr>
          <w:i/>
          <w:sz w:val="20"/>
        </w:rPr>
      </w:pPr>
      <w:r w:rsidRPr="0035601A">
        <w:rPr>
          <w:i/>
          <w:sz w:val="20"/>
        </w:rPr>
        <w:t>Users must have enough space to install app in their system.</w:t>
      </w:r>
    </w:p>
    <w:p w:rsidR="00866C9C" w:rsidRDefault="00866C9C">
      <w:pPr>
        <w:spacing w:after="280"/>
        <w:ind w:left="0" w:hanging="2"/>
        <w:jc w:val="both"/>
        <w:rPr>
          <w:sz w:val="20"/>
          <w:szCs w:val="20"/>
        </w:rPr>
      </w:pPr>
    </w:p>
    <w:p w:rsidR="00866C9C" w:rsidRDefault="0008605A" w:rsidP="00785B18">
      <w:pPr>
        <w:numPr>
          <w:ilvl w:val="1"/>
          <w:numId w:val="19"/>
        </w:numPr>
        <w:pBdr>
          <w:top w:val="nil"/>
          <w:left w:val="nil"/>
          <w:bottom w:val="nil"/>
          <w:right w:val="nil"/>
          <w:between w:val="nil"/>
        </w:pBdr>
        <w:spacing w:after="280" w:line="240" w:lineRule="auto"/>
        <w:ind w:left="0" w:hanging="2"/>
        <w:jc w:val="both"/>
        <w:rPr>
          <w:rFonts w:ascii="Arial" w:eastAsia="Arial" w:hAnsi="Arial" w:cs="Arial"/>
          <w:b/>
          <w:color w:val="000000"/>
        </w:rPr>
      </w:pPr>
      <w:r>
        <w:rPr>
          <w:rFonts w:ascii="Arial" w:eastAsia="Arial" w:hAnsi="Arial" w:cs="Arial"/>
          <w:b/>
          <w:color w:val="000000"/>
        </w:rPr>
        <w:t>Risks and Volatile Areas</w:t>
      </w:r>
    </w:p>
    <w:p w:rsidR="00994D41" w:rsidRPr="00994D41" w:rsidRDefault="00994D41" w:rsidP="00994D41">
      <w:pPr>
        <w:ind w:left="0" w:hanging="2"/>
        <w:jc w:val="both"/>
        <w:rPr>
          <w:i/>
          <w:sz w:val="20"/>
        </w:rPr>
      </w:pPr>
      <w:r w:rsidRPr="00994D41">
        <w:rPr>
          <w:i/>
          <w:sz w:val="20"/>
        </w:rPr>
        <w:t xml:space="preserve">The design structure of our system is very flexible. We can easily add a new module in the existing system. The risks which can occur in the system are following </w:t>
      </w:r>
    </w:p>
    <w:p w:rsidR="00994D41" w:rsidRPr="00994D41" w:rsidRDefault="00994D41" w:rsidP="00785B18">
      <w:pPr>
        <w:pStyle w:val="ListParagraph"/>
        <w:numPr>
          <w:ilvl w:val="0"/>
          <w:numId w:val="23"/>
        </w:numPr>
        <w:suppressAutoHyphens w:val="0"/>
        <w:spacing w:line="256" w:lineRule="auto"/>
        <w:ind w:leftChars="0" w:left="1" w:firstLineChars="0" w:hanging="3"/>
        <w:jc w:val="both"/>
        <w:textDirection w:val="lrTb"/>
        <w:textAlignment w:val="auto"/>
        <w:outlineLvl w:val="9"/>
        <w:rPr>
          <w:rFonts w:ascii="Times New Roman" w:eastAsia="Times New Roman" w:hAnsi="Times New Roman"/>
          <w:i/>
          <w:sz w:val="20"/>
          <w:szCs w:val="24"/>
        </w:rPr>
      </w:pPr>
      <w:r w:rsidRPr="00994D41">
        <w:rPr>
          <w:rFonts w:ascii="Times New Roman" w:eastAsia="Times New Roman" w:hAnsi="Times New Roman"/>
          <w:i/>
          <w:sz w:val="20"/>
          <w:szCs w:val="24"/>
        </w:rPr>
        <w:t xml:space="preserve"> Fake account can cause of misguidance.</w:t>
      </w:r>
    </w:p>
    <w:p w:rsidR="00994D41" w:rsidRPr="00994D41" w:rsidRDefault="00994D41" w:rsidP="00785B18">
      <w:pPr>
        <w:pStyle w:val="ListParagraph"/>
        <w:numPr>
          <w:ilvl w:val="0"/>
          <w:numId w:val="23"/>
        </w:numPr>
        <w:suppressAutoHyphens w:val="0"/>
        <w:spacing w:line="256" w:lineRule="auto"/>
        <w:ind w:leftChars="0" w:left="1" w:firstLineChars="0" w:hanging="3"/>
        <w:jc w:val="both"/>
        <w:textDirection w:val="lrTb"/>
        <w:textAlignment w:val="auto"/>
        <w:outlineLvl w:val="9"/>
        <w:rPr>
          <w:rFonts w:ascii="Times New Roman" w:eastAsia="Times New Roman" w:hAnsi="Times New Roman"/>
          <w:i/>
          <w:sz w:val="20"/>
          <w:szCs w:val="24"/>
        </w:rPr>
      </w:pPr>
      <w:r w:rsidRPr="00994D41">
        <w:rPr>
          <w:rFonts w:ascii="Times New Roman" w:eastAsia="Times New Roman" w:hAnsi="Times New Roman"/>
          <w:i/>
          <w:sz w:val="20"/>
          <w:szCs w:val="24"/>
        </w:rPr>
        <w:t>Any software or hardware failure may occur.</w:t>
      </w:r>
    </w:p>
    <w:p w:rsidR="00994D41" w:rsidRPr="00994D41" w:rsidRDefault="00994D41" w:rsidP="00785B18">
      <w:pPr>
        <w:pStyle w:val="ListParagraph"/>
        <w:numPr>
          <w:ilvl w:val="0"/>
          <w:numId w:val="23"/>
        </w:numPr>
        <w:suppressAutoHyphens w:val="0"/>
        <w:spacing w:line="256" w:lineRule="auto"/>
        <w:ind w:leftChars="0" w:left="1" w:firstLineChars="0" w:hanging="3"/>
        <w:jc w:val="both"/>
        <w:textDirection w:val="lrTb"/>
        <w:textAlignment w:val="auto"/>
        <w:outlineLvl w:val="9"/>
        <w:rPr>
          <w:rFonts w:ascii="Times New Roman" w:eastAsia="Times New Roman" w:hAnsi="Times New Roman"/>
          <w:i/>
          <w:sz w:val="20"/>
          <w:szCs w:val="24"/>
        </w:rPr>
      </w:pPr>
      <w:r w:rsidRPr="00994D41">
        <w:rPr>
          <w:rFonts w:ascii="Times New Roman" w:eastAsia="Times New Roman" w:hAnsi="Times New Roman"/>
          <w:i/>
          <w:sz w:val="20"/>
          <w:szCs w:val="24"/>
        </w:rPr>
        <w:t>Any intruders in terms of hacker can affects our system.</w:t>
      </w:r>
    </w:p>
    <w:p w:rsidR="00994D41" w:rsidRPr="00994D41" w:rsidRDefault="00994D41" w:rsidP="00785B18">
      <w:pPr>
        <w:pStyle w:val="ListParagraph"/>
        <w:numPr>
          <w:ilvl w:val="0"/>
          <w:numId w:val="23"/>
        </w:numPr>
        <w:suppressAutoHyphens w:val="0"/>
        <w:spacing w:line="256" w:lineRule="auto"/>
        <w:ind w:leftChars="0" w:left="1" w:firstLineChars="0" w:hanging="3"/>
        <w:jc w:val="both"/>
        <w:textDirection w:val="lrTb"/>
        <w:textAlignment w:val="auto"/>
        <w:outlineLvl w:val="9"/>
        <w:rPr>
          <w:rFonts w:ascii="Times New Roman" w:eastAsia="Times New Roman" w:hAnsi="Times New Roman"/>
          <w:i/>
          <w:sz w:val="20"/>
          <w:szCs w:val="24"/>
        </w:rPr>
      </w:pPr>
      <w:r w:rsidRPr="00994D41">
        <w:rPr>
          <w:rFonts w:ascii="Times New Roman" w:eastAsia="Times New Roman" w:hAnsi="Times New Roman"/>
          <w:i/>
          <w:sz w:val="20"/>
          <w:szCs w:val="24"/>
        </w:rPr>
        <w:t>Database may crash.</w:t>
      </w:r>
    </w:p>
    <w:p w:rsidR="00994D41" w:rsidRPr="00994D41" w:rsidRDefault="00994D41" w:rsidP="00785B18">
      <w:pPr>
        <w:pStyle w:val="ListParagraph"/>
        <w:numPr>
          <w:ilvl w:val="0"/>
          <w:numId w:val="23"/>
        </w:numPr>
        <w:suppressAutoHyphens w:val="0"/>
        <w:spacing w:line="256" w:lineRule="auto"/>
        <w:ind w:leftChars="0" w:left="1" w:firstLineChars="0" w:hanging="3"/>
        <w:jc w:val="both"/>
        <w:textDirection w:val="lrTb"/>
        <w:textAlignment w:val="auto"/>
        <w:outlineLvl w:val="9"/>
        <w:rPr>
          <w:rFonts w:ascii="Times New Roman" w:eastAsia="Times New Roman" w:hAnsi="Times New Roman"/>
          <w:i/>
          <w:sz w:val="20"/>
          <w:szCs w:val="24"/>
        </w:rPr>
      </w:pPr>
      <w:r w:rsidRPr="00994D41">
        <w:rPr>
          <w:rFonts w:ascii="Times New Roman" w:eastAsia="Times New Roman" w:hAnsi="Times New Roman"/>
          <w:i/>
          <w:sz w:val="20"/>
          <w:szCs w:val="24"/>
        </w:rPr>
        <w:t>Server can be down.</w:t>
      </w:r>
    </w:p>
    <w:p w:rsidR="005D2BD8" w:rsidRPr="00E964B0" w:rsidRDefault="005D2BD8" w:rsidP="00DE3C5D">
      <w:pPr>
        <w:spacing w:after="280"/>
        <w:ind w:leftChars="0" w:left="0" w:firstLineChars="0" w:firstLine="0"/>
        <w:jc w:val="both"/>
        <w:rPr>
          <w:i/>
          <w:sz w:val="20"/>
        </w:rPr>
      </w:pPr>
    </w:p>
    <w:p w:rsidR="005D2BD8" w:rsidRPr="0096764C" w:rsidRDefault="005D2BD8" w:rsidP="005D2BD8">
      <w:pPr>
        <w:spacing w:after="280"/>
        <w:ind w:left="0" w:hanging="2"/>
        <w:jc w:val="both"/>
        <w:rPr>
          <w:i/>
          <w:sz w:val="20"/>
        </w:rPr>
      </w:pPr>
      <w:r w:rsidRPr="0096764C">
        <w:rPr>
          <w:i/>
          <w:sz w:val="20"/>
        </w:rPr>
        <w:lastRenderedPageBreak/>
        <w:t>With the passage of time, there is possibility that new requirements may arise regarding the application functionality or scope. Some of the volatile areas of the application are as follows:</w:t>
      </w:r>
    </w:p>
    <w:p w:rsidR="005D2BD8" w:rsidRPr="0096764C" w:rsidRDefault="005D2BD8" w:rsidP="00785B18">
      <w:pPr>
        <w:numPr>
          <w:ilvl w:val="0"/>
          <w:numId w:val="11"/>
        </w:numPr>
        <w:ind w:left="0" w:hanging="2"/>
        <w:jc w:val="both"/>
        <w:rPr>
          <w:i/>
          <w:sz w:val="20"/>
        </w:rPr>
      </w:pPr>
      <w:r w:rsidRPr="0096764C">
        <w:rPr>
          <w:i/>
          <w:sz w:val="20"/>
        </w:rPr>
        <w:t xml:space="preserve"> The packages and services are being changed. New features are being added in vehicles and new technology is using day by day. So, there is a possibility that some more features may be available for upcoming days.</w:t>
      </w:r>
    </w:p>
    <w:p w:rsidR="005D2BD8" w:rsidRPr="0096764C" w:rsidRDefault="005D2BD8" w:rsidP="00785B18">
      <w:pPr>
        <w:numPr>
          <w:ilvl w:val="0"/>
          <w:numId w:val="11"/>
        </w:numPr>
        <w:spacing w:after="280"/>
        <w:ind w:left="0" w:hanging="2"/>
        <w:jc w:val="both"/>
        <w:rPr>
          <w:i/>
          <w:sz w:val="20"/>
        </w:rPr>
      </w:pPr>
      <w:r w:rsidRPr="0096764C">
        <w:rPr>
          <w:i/>
          <w:sz w:val="20"/>
        </w:rPr>
        <w:t xml:space="preserve"> upgraded on a regular basis.</w:t>
      </w:r>
    </w:p>
    <w:p w:rsidR="005D2BD8" w:rsidRDefault="005D2BD8">
      <w:pPr>
        <w:spacing w:after="280"/>
        <w:ind w:left="0" w:hanging="2"/>
        <w:jc w:val="both"/>
        <w:rPr>
          <w:sz w:val="20"/>
          <w:szCs w:val="20"/>
        </w:rPr>
      </w:pPr>
    </w:p>
    <w:p w:rsidR="00866C9C" w:rsidRDefault="0008605A">
      <w:pPr>
        <w:spacing w:after="280"/>
        <w:ind w:left="0" w:hanging="2"/>
        <w:jc w:val="both"/>
        <w:rPr>
          <w:rFonts w:ascii="Arial" w:eastAsia="Arial" w:hAnsi="Arial" w:cs="Arial"/>
        </w:rPr>
      </w:pPr>
      <w:r>
        <w:rPr>
          <w:rFonts w:ascii="Arial" w:eastAsia="Arial" w:hAnsi="Arial" w:cs="Arial"/>
          <w:b/>
        </w:rPr>
        <w:t>Future enhancement:</w:t>
      </w:r>
    </w:p>
    <w:p w:rsidR="00DE3C5D" w:rsidRPr="0096764C" w:rsidRDefault="00DE3C5D" w:rsidP="00DE3C5D">
      <w:pPr>
        <w:spacing w:after="280"/>
        <w:ind w:left="0" w:hanging="2"/>
        <w:jc w:val="both"/>
        <w:rPr>
          <w:i/>
          <w:sz w:val="20"/>
        </w:rPr>
      </w:pPr>
      <w:r w:rsidRPr="0096764C">
        <w:rPr>
          <w:i/>
          <w:sz w:val="20"/>
        </w:rPr>
        <w:t>With the passage of time, there is possibility that new requirements may arise regarding the application functionality or scope. Some of the volatile areas of the application are as follows:</w:t>
      </w:r>
    </w:p>
    <w:p w:rsidR="00DE3C5D" w:rsidRPr="0096764C" w:rsidRDefault="00DE3C5D" w:rsidP="00DE3C5D">
      <w:pPr>
        <w:ind w:leftChars="0" w:left="0" w:firstLineChars="0" w:firstLine="0"/>
        <w:jc w:val="both"/>
        <w:rPr>
          <w:i/>
          <w:sz w:val="20"/>
        </w:rPr>
      </w:pPr>
      <w:r>
        <w:rPr>
          <w:i/>
          <w:sz w:val="20"/>
        </w:rPr>
        <w:t>(i)</w:t>
      </w:r>
      <w:r w:rsidRPr="0096764C">
        <w:rPr>
          <w:i/>
          <w:sz w:val="20"/>
        </w:rPr>
        <w:t xml:space="preserve"> The packages and services are being changed. New features are being added in vehicles and new technology is using day by day. So, there is a possibility that some more features may be available for upcoming days.</w:t>
      </w:r>
    </w:p>
    <w:p w:rsidR="00DE3C5D" w:rsidRDefault="00DE3C5D" w:rsidP="00DE3C5D">
      <w:pPr>
        <w:spacing w:after="280"/>
        <w:ind w:leftChars="0" w:left="0" w:firstLineChars="0" w:firstLine="0"/>
        <w:jc w:val="both"/>
        <w:rPr>
          <w:sz w:val="20"/>
          <w:szCs w:val="20"/>
        </w:rPr>
      </w:pPr>
      <w:r>
        <w:rPr>
          <w:i/>
          <w:sz w:val="20"/>
        </w:rPr>
        <w:t xml:space="preserve">(i) </w:t>
      </w:r>
      <w:r w:rsidRPr="0096764C">
        <w:rPr>
          <w:i/>
          <w:sz w:val="20"/>
        </w:rPr>
        <w:t>upgraded on a regular basis</w:t>
      </w:r>
      <w:r>
        <w:rPr>
          <w:i/>
          <w:sz w:val="20"/>
        </w:rPr>
        <w:t>.</w:t>
      </w:r>
    </w:p>
    <w:p w:rsidR="00866C9C" w:rsidRDefault="0008605A" w:rsidP="00785B18">
      <w:pPr>
        <w:pStyle w:val="Heading1"/>
        <w:numPr>
          <w:ilvl w:val="0"/>
          <w:numId w:val="19"/>
        </w:numPr>
        <w:ind w:left="1" w:hanging="3"/>
      </w:pPr>
      <w:bookmarkStart w:id="21" w:name="_heading=h.1ci93xb" w:colFirst="0" w:colLast="0"/>
      <w:bookmarkEnd w:id="21"/>
      <w:r>
        <w:t xml:space="preserve"> System Architecture</w:t>
      </w:r>
    </w:p>
    <w:p w:rsidR="000A4F36" w:rsidRPr="0096764C" w:rsidRDefault="000A4F36" w:rsidP="000A4F36">
      <w:pPr>
        <w:ind w:left="0" w:hanging="2"/>
        <w:jc w:val="both"/>
        <w:rPr>
          <w:i/>
          <w:sz w:val="20"/>
        </w:rPr>
      </w:pPr>
      <w:r w:rsidRPr="0096764C">
        <w:rPr>
          <w:i/>
          <w:sz w:val="20"/>
        </w:rPr>
        <w:t>An architectural diagram is a diagram of a system that is used to abstract the overall outline of the software system and the relationships, constraints, and boundaries between components. It is an important tool as it provides an overall view of the physical deployment of the software system and its evolution roadmap.</w:t>
      </w:r>
    </w:p>
    <w:p w:rsidR="000A4F36" w:rsidRPr="0096764C" w:rsidRDefault="000A4F36" w:rsidP="000A4F36">
      <w:pPr>
        <w:ind w:left="0" w:hanging="2"/>
        <w:jc w:val="both"/>
        <w:rPr>
          <w:i/>
          <w:sz w:val="20"/>
        </w:rPr>
      </w:pPr>
      <w:r w:rsidRPr="0096764C">
        <w:rPr>
          <w:i/>
          <w:sz w:val="20"/>
        </w:rPr>
        <w:t>To allow relevant users to understand a system architecture and follow it in their decision-making, we need to communicate information about the architecture. Architectural diagrams provide a great way to do this. To put down some major functions, an architectural diagram needs to:</w:t>
      </w:r>
    </w:p>
    <w:p w:rsidR="000A4F36" w:rsidRPr="0096764C" w:rsidRDefault="000A4F36" w:rsidP="00785B18">
      <w:pPr>
        <w:numPr>
          <w:ilvl w:val="0"/>
          <w:numId w:val="12"/>
        </w:numPr>
        <w:shd w:val="clear" w:color="auto" w:fill="FFFFFF"/>
        <w:ind w:left="0" w:hanging="2"/>
        <w:rPr>
          <w:i/>
          <w:sz w:val="20"/>
        </w:rPr>
      </w:pPr>
      <w:r w:rsidRPr="0096764C">
        <w:rPr>
          <w:i/>
          <w:sz w:val="20"/>
        </w:rPr>
        <w:t>Break down communication barriers</w:t>
      </w:r>
    </w:p>
    <w:p w:rsidR="000A4F36" w:rsidRPr="0096764C" w:rsidRDefault="000A4F36" w:rsidP="00785B18">
      <w:pPr>
        <w:numPr>
          <w:ilvl w:val="0"/>
          <w:numId w:val="12"/>
        </w:numPr>
        <w:shd w:val="clear" w:color="auto" w:fill="FFFFFF"/>
        <w:ind w:left="0" w:hanging="2"/>
        <w:rPr>
          <w:i/>
          <w:sz w:val="20"/>
        </w:rPr>
      </w:pPr>
      <w:r w:rsidRPr="0096764C">
        <w:rPr>
          <w:i/>
          <w:sz w:val="20"/>
        </w:rPr>
        <w:t>Reach a consensus</w:t>
      </w:r>
    </w:p>
    <w:p w:rsidR="000A4F36" w:rsidRPr="0096764C" w:rsidRDefault="000A4F36" w:rsidP="00785B18">
      <w:pPr>
        <w:numPr>
          <w:ilvl w:val="0"/>
          <w:numId w:val="12"/>
        </w:numPr>
        <w:shd w:val="clear" w:color="auto" w:fill="FFFFFF"/>
        <w:spacing w:after="240"/>
        <w:ind w:left="0" w:hanging="2"/>
        <w:rPr>
          <w:i/>
          <w:sz w:val="20"/>
        </w:rPr>
      </w:pPr>
      <w:r w:rsidRPr="0096764C">
        <w:rPr>
          <w:i/>
          <w:sz w:val="20"/>
        </w:rPr>
        <w:t>Decrease ambiguity</w:t>
      </w:r>
    </w:p>
    <w:p w:rsidR="00F20632" w:rsidRPr="0096764C" w:rsidRDefault="00F20632" w:rsidP="00F20632">
      <w:pPr>
        <w:pStyle w:val="BodyText2"/>
        <w:ind w:leftChars="0" w:left="0" w:firstLineChars="0" w:firstLine="0"/>
        <w:jc w:val="both"/>
        <w:rPr>
          <w:iCs w:val="0"/>
          <w:sz w:val="20"/>
        </w:rPr>
      </w:pPr>
      <w:r w:rsidRPr="00C6161A">
        <w:rPr>
          <w:b/>
        </w:rPr>
        <w:t>Data Model</w:t>
      </w:r>
      <w:r>
        <w:t xml:space="preserve">: </w:t>
      </w:r>
      <w:r w:rsidRPr="0096764C">
        <w:rPr>
          <w:iCs w:val="0"/>
          <w:sz w:val="20"/>
        </w:rPr>
        <w:t>Iterative Application Model</w:t>
      </w:r>
      <w:r w:rsidRPr="0096764C">
        <w:rPr>
          <w:iCs w:val="0"/>
          <w:sz w:val="20"/>
        </w:rPr>
        <w:sym w:font="Symbol" w:char="F020"/>
      </w:r>
      <w:r w:rsidRPr="0096764C">
        <w:rPr>
          <w:iCs w:val="0"/>
          <w:sz w:val="20"/>
        </w:rPr>
        <w:t xml:space="preserve"> It primarily focuses on preliminary growth and design and then gains momentum slowly with more complexity as well as meet requirements until the final software is built entirely. So, basically, the iterative development model is an approach of segmenting any large software development process into smaller portions. Since there is no detail planning, it makes it easier to incorporate the changes within the development process. An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 Consider an iterative life cycle model which consists of repeating the following four phases in sequence:</w:t>
      </w:r>
    </w:p>
    <w:p w:rsidR="00F20632" w:rsidRPr="0096764C" w:rsidRDefault="00F20632" w:rsidP="00F20632">
      <w:pPr>
        <w:pStyle w:val="BodyText2"/>
        <w:ind w:leftChars="0" w:left="360" w:firstLineChars="0" w:firstLine="0"/>
        <w:jc w:val="both"/>
        <w:rPr>
          <w:iCs w:val="0"/>
          <w:sz w:val="20"/>
        </w:rPr>
      </w:pPr>
      <w:r>
        <w:t xml:space="preserve"> </w:t>
      </w:r>
      <w:r w:rsidRPr="00C6161A">
        <w:rPr>
          <w:b/>
        </w:rPr>
        <w:t>Requirements phase</w:t>
      </w:r>
      <w:r>
        <w:t xml:space="preserve">: </w:t>
      </w:r>
      <w:r w:rsidRPr="0096764C">
        <w:rPr>
          <w:iCs w:val="0"/>
          <w:sz w:val="20"/>
        </w:rPr>
        <w:t xml:space="preserve">in which the requirements for the software are gathered and analyst and Iteration should eventually result in a requirements phase that produces a complete and final specification of requirements. </w:t>
      </w:r>
    </w:p>
    <w:p w:rsidR="00F20632" w:rsidRPr="0096764C" w:rsidRDefault="00F20632" w:rsidP="00F20632">
      <w:pPr>
        <w:pStyle w:val="BodyText2"/>
        <w:ind w:leftChars="0" w:left="360" w:firstLineChars="0" w:firstLine="0"/>
        <w:jc w:val="both"/>
        <w:rPr>
          <w:iCs w:val="0"/>
          <w:sz w:val="20"/>
        </w:rPr>
      </w:pPr>
      <w:r w:rsidRPr="00C6161A">
        <w:rPr>
          <w:b/>
        </w:rPr>
        <w:t xml:space="preserve"> A Design phase</w:t>
      </w:r>
      <w:r w:rsidRPr="0096764C">
        <w:rPr>
          <w:iCs w:val="0"/>
          <w:sz w:val="20"/>
        </w:rPr>
        <w:t>: in which a software solution to meet the requirements is designed. This may be a new design, or an extension of an earlier design.</w:t>
      </w:r>
    </w:p>
    <w:p w:rsidR="00F20632" w:rsidRPr="0096764C" w:rsidRDefault="00F20632" w:rsidP="00F20632">
      <w:pPr>
        <w:pStyle w:val="BodyText2"/>
        <w:ind w:leftChars="0" w:left="360" w:firstLineChars="0" w:firstLine="0"/>
        <w:jc w:val="both"/>
        <w:rPr>
          <w:iCs w:val="0"/>
          <w:sz w:val="20"/>
        </w:rPr>
      </w:pPr>
      <w:r>
        <w:t xml:space="preserve"> </w:t>
      </w:r>
      <w:r w:rsidRPr="00C6161A">
        <w:rPr>
          <w:b/>
        </w:rPr>
        <w:t>An Implementation and Test phase</w:t>
      </w:r>
      <w:r w:rsidRPr="009A6A1B">
        <w:rPr>
          <w:b/>
        </w:rPr>
        <w:t>:</w:t>
      </w:r>
      <w:r>
        <w:t xml:space="preserve"> </w:t>
      </w:r>
      <w:r w:rsidRPr="0096764C">
        <w:rPr>
          <w:iCs w:val="0"/>
          <w:sz w:val="20"/>
        </w:rPr>
        <w:t>when the software is coded, integrated and tested.</w:t>
      </w:r>
    </w:p>
    <w:p w:rsidR="00F20632" w:rsidRDefault="00F20632" w:rsidP="00F20632">
      <w:pPr>
        <w:pStyle w:val="BodyText2"/>
        <w:ind w:leftChars="0" w:left="360" w:firstLineChars="0" w:firstLine="0"/>
        <w:jc w:val="both"/>
        <w:rPr>
          <w:iCs w:val="0"/>
          <w:sz w:val="20"/>
        </w:rPr>
      </w:pPr>
      <w:r w:rsidRPr="00C6161A">
        <w:rPr>
          <w:b/>
        </w:rPr>
        <w:t xml:space="preserve"> A Review phase</w:t>
      </w:r>
      <w:r w:rsidRPr="009A6A1B">
        <w:rPr>
          <w:b/>
        </w:rPr>
        <w:t>:</w:t>
      </w:r>
      <w:r w:rsidRPr="0096764C">
        <w:rPr>
          <w:iCs w:val="0"/>
          <w:sz w:val="20"/>
        </w:rPr>
        <w:t xml:space="preserve"> in which the software is evaluated, the current requirements are reviewed, and changes and additions to requirements proposed.</w:t>
      </w:r>
    </w:p>
    <w:p w:rsidR="00481338" w:rsidRDefault="00481338" w:rsidP="00F20632">
      <w:pPr>
        <w:pStyle w:val="BodyText2"/>
        <w:ind w:leftChars="0" w:left="360" w:firstLineChars="0" w:firstLine="0"/>
        <w:jc w:val="both"/>
        <w:rPr>
          <w:iCs w:val="0"/>
          <w:sz w:val="20"/>
        </w:rPr>
      </w:pPr>
    </w:p>
    <w:p w:rsidR="00481338" w:rsidRDefault="00481338" w:rsidP="00F20632">
      <w:pPr>
        <w:pStyle w:val="BodyText2"/>
        <w:ind w:leftChars="0" w:left="360" w:firstLineChars="0" w:firstLine="0"/>
        <w:jc w:val="both"/>
        <w:rPr>
          <w:iCs w:val="0"/>
          <w:sz w:val="20"/>
        </w:rPr>
      </w:pPr>
    </w:p>
    <w:p w:rsidR="00481338" w:rsidRDefault="00481338" w:rsidP="00F20632">
      <w:pPr>
        <w:pStyle w:val="BodyText2"/>
        <w:ind w:leftChars="0" w:left="360" w:firstLineChars="0" w:firstLine="0"/>
        <w:jc w:val="both"/>
        <w:rPr>
          <w:iCs w:val="0"/>
          <w:sz w:val="20"/>
        </w:rPr>
      </w:pPr>
    </w:p>
    <w:p w:rsidR="00D10FEE" w:rsidRDefault="00481338" w:rsidP="00D10FEE">
      <w:pPr>
        <w:pStyle w:val="BodyText2"/>
        <w:keepNext/>
        <w:ind w:leftChars="0" w:left="360" w:firstLineChars="0" w:firstLine="0"/>
        <w:jc w:val="both"/>
      </w:pPr>
      <w:r>
        <w:rPr>
          <w:iCs w:val="0"/>
          <w:noProof/>
          <w:sz w:val="20"/>
        </w:rPr>
        <w:lastRenderedPageBreak/>
        <w:drawing>
          <wp:inline distT="0" distB="0" distL="0" distR="0" wp14:anchorId="6621284C" wp14:editId="2113D5DC">
            <wp:extent cx="5069711" cy="400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lowd.png"/>
                    <pic:cNvPicPr/>
                  </pic:nvPicPr>
                  <pic:blipFill>
                    <a:blip r:embed="rId13">
                      <a:extLst>
                        <a:ext uri="{28A0092B-C50C-407E-A947-70E740481C1C}">
                          <a14:useLocalDpi xmlns:a14="http://schemas.microsoft.com/office/drawing/2010/main" val="0"/>
                        </a:ext>
                      </a:extLst>
                    </a:blip>
                    <a:stretch>
                      <a:fillRect/>
                    </a:stretch>
                  </pic:blipFill>
                  <pic:spPr>
                    <a:xfrm>
                      <a:off x="0" y="0"/>
                      <a:ext cx="5072017" cy="4008673"/>
                    </a:xfrm>
                    <a:prstGeom prst="rect">
                      <a:avLst/>
                    </a:prstGeom>
                  </pic:spPr>
                </pic:pic>
              </a:graphicData>
            </a:graphic>
          </wp:inline>
        </w:drawing>
      </w:r>
    </w:p>
    <w:p w:rsidR="00031766" w:rsidRDefault="00031766" w:rsidP="00D10FEE">
      <w:pPr>
        <w:pStyle w:val="Caption"/>
        <w:ind w:leftChars="0" w:left="2880" w:firstLineChars="0" w:firstLine="720"/>
        <w:jc w:val="both"/>
      </w:pPr>
    </w:p>
    <w:p w:rsidR="00D10FEE" w:rsidRDefault="00D10FEE" w:rsidP="00D10FEE">
      <w:pPr>
        <w:pStyle w:val="Caption"/>
        <w:ind w:leftChars="0" w:left="2880" w:firstLineChars="0" w:firstLine="720"/>
        <w:jc w:val="both"/>
      </w:pPr>
      <w:r>
        <w:t xml:space="preserve">Figure </w:t>
      </w:r>
      <w:r w:rsidR="006E4734">
        <w:fldChar w:fldCharType="begin"/>
      </w:r>
      <w:r w:rsidR="006E4734">
        <w:instrText xml:space="preserve"> SEQ Figure \* ARABIC </w:instrText>
      </w:r>
      <w:r w:rsidR="006E4734">
        <w:fldChar w:fldCharType="separate"/>
      </w:r>
      <w:r w:rsidR="00880B80">
        <w:rPr>
          <w:noProof/>
        </w:rPr>
        <w:t>2</w:t>
      </w:r>
      <w:r w:rsidR="006E4734">
        <w:rPr>
          <w:noProof/>
        </w:rPr>
        <w:fldChar w:fldCharType="end"/>
      </w:r>
      <w:r>
        <w:t>.1-Data Flow Diagram</w:t>
      </w:r>
    </w:p>
    <w:p w:rsidR="00031766" w:rsidRDefault="00031766" w:rsidP="00031766">
      <w:pPr>
        <w:ind w:left="0" w:hanging="2"/>
      </w:pPr>
    </w:p>
    <w:p w:rsidR="00031766" w:rsidRPr="00031766" w:rsidRDefault="00031766" w:rsidP="00031766">
      <w:pPr>
        <w:ind w:left="0" w:hanging="2"/>
      </w:pPr>
    </w:p>
    <w:p w:rsidR="00D10FEE" w:rsidRDefault="00F20632" w:rsidP="00D10FEE">
      <w:pPr>
        <w:pStyle w:val="BodyText2"/>
        <w:keepNext/>
        <w:ind w:leftChars="0" w:left="720" w:firstLineChars="0" w:firstLine="0"/>
        <w:jc w:val="both"/>
      </w:pPr>
      <w:r>
        <w:rPr>
          <w:noProof/>
        </w:rPr>
        <w:drawing>
          <wp:inline distT="0" distB="0" distL="0" distR="0" wp14:anchorId="11002221" wp14:editId="4D2A1139">
            <wp:extent cx="5601970" cy="3096260"/>
            <wp:effectExtent l="0" t="0" r="0" b="8890"/>
            <wp:docPr id="3" name="Picture 3" descr="Data flow Diagram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flow Diagram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3096260"/>
                    </a:xfrm>
                    <a:prstGeom prst="rect">
                      <a:avLst/>
                    </a:prstGeom>
                    <a:noFill/>
                    <a:ln>
                      <a:noFill/>
                    </a:ln>
                  </pic:spPr>
                </pic:pic>
              </a:graphicData>
            </a:graphic>
          </wp:inline>
        </w:drawing>
      </w:r>
    </w:p>
    <w:p w:rsidR="00031766" w:rsidRDefault="00031766" w:rsidP="00031766">
      <w:pPr>
        <w:pStyle w:val="Caption"/>
        <w:ind w:leftChars="0" w:left="2160" w:firstLineChars="0" w:firstLine="720"/>
        <w:jc w:val="both"/>
      </w:pPr>
    </w:p>
    <w:p w:rsidR="00F20632" w:rsidRDefault="00D10FEE" w:rsidP="00031766">
      <w:pPr>
        <w:pStyle w:val="Caption"/>
        <w:ind w:leftChars="0" w:left="2880" w:firstLineChars="0" w:firstLine="720"/>
        <w:jc w:val="both"/>
      </w:pPr>
      <w:r>
        <w:t>Figure 2.2-Data Flow Diagram</w:t>
      </w:r>
    </w:p>
    <w:p w:rsidR="00F20632" w:rsidRPr="00F20632" w:rsidRDefault="00481338" w:rsidP="00F20632">
      <w:pPr>
        <w:pStyle w:val="BodyText2"/>
        <w:ind w:leftChars="0" w:left="720" w:firstLineChars="0" w:firstLine="0"/>
        <w:jc w:val="both"/>
      </w:pPr>
      <w:r>
        <w:rPr>
          <w:b/>
        </w:rPr>
        <w:lastRenderedPageBreak/>
        <w:t xml:space="preserve">    </w:t>
      </w:r>
    </w:p>
    <w:p w:rsidR="000A4F36" w:rsidRPr="00F20632" w:rsidRDefault="000A4F36" w:rsidP="00F20632">
      <w:pPr>
        <w:pStyle w:val="BodyText2"/>
        <w:ind w:leftChars="0" w:left="360" w:firstLineChars="0" w:firstLine="0"/>
        <w:jc w:val="both"/>
        <w:rPr>
          <w:sz w:val="20"/>
        </w:rPr>
      </w:pPr>
    </w:p>
    <w:p w:rsidR="00866C9C" w:rsidRDefault="00866C9C">
      <w:pPr>
        <w:pBdr>
          <w:top w:val="nil"/>
          <w:left w:val="nil"/>
          <w:bottom w:val="nil"/>
          <w:right w:val="nil"/>
          <w:between w:val="nil"/>
        </w:pBdr>
        <w:spacing w:line="240" w:lineRule="auto"/>
        <w:ind w:left="0" w:hanging="2"/>
        <w:jc w:val="both"/>
        <w:rPr>
          <w:i/>
          <w:color w:val="000000"/>
          <w:sz w:val="20"/>
          <w:szCs w:val="20"/>
        </w:rPr>
      </w:pPr>
      <w:bookmarkStart w:id="22" w:name="_heading=h.3whwml4" w:colFirst="0" w:colLast="0"/>
      <w:bookmarkEnd w:id="22"/>
    </w:p>
    <w:p w:rsidR="00866C9C" w:rsidRDefault="0008605A" w:rsidP="00785B18">
      <w:pPr>
        <w:numPr>
          <w:ilvl w:val="1"/>
          <w:numId w:val="19"/>
        </w:numPr>
        <w:pBdr>
          <w:top w:val="nil"/>
          <w:left w:val="nil"/>
          <w:bottom w:val="nil"/>
          <w:right w:val="nil"/>
          <w:between w:val="nil"/>
        </w:pBdr>
        <w:spacing w:after="120" w:line="240" w:lineRule="auto"/>
        <w:ind w:left="0" w:hanging="2"/>
        <w:jc w:val="both"/>
        <w:rPr>
          <w:rFonts w:ascii="Arial" w:eastAsia="Arial" w:hAnsi="Arial" w:cs="Arial"/>
          <w:b/>
          <w:color w:val="000000"/>
        </w:rPr>
      </w:pPr>
      <w:r>
        <w:rPr>
          <w:rFonts w:ascii="Arial" w:eastAsia="Arial" w:hAnsi="Arial" w:cs="Arial"/>
          <w:b/>
          <w:color w:val="000000"/>
        </w:rPr>
        <w:t>System-Level Architecture</w:t>
      </w:r>
    </w:p>
    <w:p w:rsidR="00481338" w:rsidRPr="00481338" w:rsidRDefault="00481338" w:rsidP="00E1160B">
      <w:pPr>
        <w:ind w:leftChars="0" w:left="0" w:firstLineChars="0" w:firstLine="0"/>
        <w:jc w:val="both"/>
        <w:rPr>
          <w:i/>
          <w:color w:val="000000"/>
          <w:sz w:val="20"/>
          <w:szCs w:val="20"/>
        </w:rPr>
      </w:pPr>
      <w:r w:rsidRPr="00481338">
        <w:rPr>
          <w:i/>
          <w:color w:val="000000"/>
          <w:sz w:val="20"/>
          <w:szCs w:val="20"/>
        </w:rPr>
        <w:t xml:space="preserve">We are developing an </w:t>
      </w:r>
      <w:r>
        <w:rPr>
          <w:i/>
          <w:color w:val="000000"/>
          <w:sz w:val="20"/>
          <w:szCs w:val="20"/>
        </w:rPr>
        <w:t>application for the admin</w:t>
      </w:r>
      <w:r w:rsidRPr="00481338">
        <w:rPr>
          <w:i/>
          <w:color w:val="000000"/>
          <w:sz w:val="20"/>
          <w:szCs w:val="20"/>
        </w:rPr>
        <w:t xml:space="preserve"> and customer which is helpful and time saving for customer and chance to avail the services online. </w:t>
      </w:r>
    </w:p>
    <w:p w:rsidR="00481338" w:rsidRPr="00481338" w:rsidRDefault="00481338" w:rsidP="00481338">
      <w:pPr>
        <w:ind w:left="0" w:hanging="2"/>
        <w:jc w:val="both"/>
        <w:rPr>
          <w:i/>
          <w:color w:val="000000"/>
          <w:sz w:val="20"/>
          <w:szCs w:val="20"/>
        </w:rPr>
      </w:pPr>
      <w:r w:rsidRPr="00481338">
        <w:rPr>
          <w:i/>
          <w:color w:val="000000"/>
          <w:sz w:val="20"/>
          <w:szCs w:val="20"/>
        </w:rPr>
        <w:t xml:space="preserve">      Our system divided into the following different modules.  </w:t>
      </w:r>
    </w:p>
    <w:p w:rsidR="00481338" w:rsidRPr="000B58E0" w:rsidRDefault="00481338" w:rsidP="00481338">
      <w:pPr>
        <w:ind w:left="1" w:hanging="3"/>
        <w:jc w:val="both"/>
        <w:rPr>
          <w:sz w:val="28"/>
          <w:szCs w:val="28"/>
        </w:rPr>
      </w:pPr>
    </w:p>
    <w:p w:rsidR="00481338" w:rsidRPr="000B58E0" w:rsidRDefault="00481338" w:rsidP="00481338">
      <w:pPr>
        <w:ind w:left="1" w:hanging="3"/>
        <w:jc w:val="both"/>
        <w:rPr>
          <w:sz w:val="28"/>
          <w:szCs w:val="28"/>
        </w:rPr>
      </w:pPr>
    </w:p>
    <w:p w:rsidR="00481338" w:rsidRPr="00481338" w:rsidRDefault="00481338" w:rsidP="00785B18">
      <w:pPr>
        <w:numPr>
          <w:ilvl w:val="0"/>
          <w:numId w:val="16"/>
        </w:numPr>
        <w:suppressAutoHyphens w:val="0"/>
        <w:spacing w:line="240" w:lineRule="auto"/>
        <w:ind w:leftChars="0" w:left="1" w:firstLineChars="0" w:hanging="3"/>
        <w:jc w:val="both"/>
        <w:textDirection w:val="lrTb"/>
        <w:textAlignment w:val="auto"/>
        <w:outlineLvl w:val="9"/>
        <w:rPr>
          <w:i/>
          <w:color w:val="000000"/>
          <w:sz w:val="20"/>
          <w:szCs w:val="20"/>
        </w:rPr>
      </w:pPr>
      <w:r>
        <w:rPr>
          <w:i/>
          <w:color w:val="000000"/>
          <w:sz w:val="20"/>
          <w:szCs w:val="20"/>
        </w:rPr>
        <w:t>Admin</w:t>
      </w:r>
    </w:p>
    <w:p w:rsidR="00481338" w:rsidRPr="00481338" w:rsidRDefault="00481338" w:rsidP="00785B18">
      <w:pPr>
        <w:numPr>
          <w:ilvl w:val="0"/>
          <w:numId w:val="16"/>
        </w:numPr>
        <w:suppressAutoHyphens w:val="0"/>
        <w:spacing w:line="240" w:lineRule="auto"/>
        <w:ind w:leftChars="0" w:left="1" w:firstLineChars="0" w:hanging="3"/>
        <w:jc w:val="both"/>
        <w:textDirection w:val="lrTb"/>
        <w:textAlignment w:val="auto"/>
        <w:outlineLvl w:val="9"/>
        <w:rPr>
          <w:i/>
          <w:color w:val="000000"/>
          <w:sz w:val="20"/>
          <w:szCs w:val="20"/>
        </w:rPr>
      </w:pPr>
      <w:r w:rsidRPr="00481338">
        <w:rPr>
          <w:i/>
          <w:color w:val="000000"/>
          <w:sz w:val="20"/>
          <w:szCs w:val="20"/>
        </w:rPr>
        <w:t>Customer management</w:t>
      </w:r>
    </w:p>
    <w:p w:rsidR="00481338" w:rsidRPr="00481338" w:rsidRDefault="00481338" w:rsidP="00785B18">
      <w:pPr>
        <w:numPr>
          <w:ilvl w:val="0"/>
          <w:numId w:val="16"/>
        </w:numPr>
        <w:suppressAutoHyphens w:val="0"/>
        <w:spacing w:line="240" w:lineRule="auto"/>
        <w:ind w:leftChars="0" w:left="1" w:firstLineChars="0" w:hanging="3"/>
        <w:jc w:val="both"/>
        <w:textDirection w:val="lrTb"/>
        <w:textAlignment w:val="auto"/>
        <w:outlineLvl w:val="9"/>
        <w:rPr>
          <w:i/>
          <w:color w:val="000000"/>
          <w:sz w:val="20"/>
          <w:szCs w:val="20"/>
        </w:rPr>
      </w:pPr>
      <w:r w:rsidRPr="00481338">
        <w:rPr>
          <w:i/>
          <w:color w:val="000000"/>
          <w:sz w:val="20"/>
          <w:szCs w:val="20"/>
        </w:rPr>
        <w:t>Services management</w:t>
      </w:r>
    </w:p>
    <w:p w:rsidR="00481338" w:rsidRPr="00481338" w:rsidRDefault="00481338" w:rsidP="00785B18">
      <w:pPr>
        <w:numPr>
          <w:ilvl w:val="0"/>
          <w:numId w:val="16"/>
        </w:numPr>
        <w:suppressAutoHyphens w:val="0"/>
        <w:spacing w:line="240" w:lineRule="auto"/>
        <w:ind w:leftChars="0" w:left="1" w:firstLineChars="0" w:hanging="3"/>
        <w:jc w:val="both"/>
        <w:textDirection w:val="lrTb"/>
        <w:textAlignment w:val="auto"/>
        <w:outlineLvl w:val="9"/>
        <w:rPr>
          <w:i/>
          <w:color w:val="000000"/>
          <w:sz w:val="20"/>
          <w:szCs w:val="20"/>
        </w:rPr>
      </w:pPr>
      <w:r w:rsidRPr="00481338">
        <w:rPr>
          <w:i/>
          <w:color w:val="000000"/>
          <w:sz w:val="20"/>
          <w:szCs w:val="20"/>
        </w:rPr>
        <w:t>Service booking</w:t>
      </w:r>
    </w:p>
    <w:p w:rsidR="00FC3457" w:rsidRPr="00FC3457" w:rsidRDefault="00FC3457" w:rsidP="00FC3457">
      <w:pPr>
        <w:suppressAutoHyphens w:val="0"/>
        <w:spacing w:line="240" w:lineRule="auto"/>
        <w:ind w:leftChars="0" w:left="1" w:firstLineChars="0" w:firstLine="0"/>
        <w:jc w:val="both"/>
        <w:textAlignment w:val="auto"/>
        <w:outlineLvl w:val="9"/>
        <w:rPr>
          <w:i/>
          <w:color w:val="000000"/>
          <w:sz w:val="20"/>
          <w:szCs w:val="20"/>
        </w:rPr>
      </w:pPr>
      <w:r w:rsidRPr="000B58E0">
        <w:rPr>
          <w:rFonts w:ascii="Arial" w:hAnsi="Arial" w:cs="Arial"/>
          <w:noProof/>
          <w:sz w:val="28"/>
          <w:szCs w:val="28"/>
        </w:rPr>
        <mc:AlternateContent>
          <mc:Choice Requires="wps">
            <w:drawing>
              <wp:anchor distT="0" distB="0" distL="114300" distR="114300" simplePos="0" relativeHeight="251669504" behindDoc="0" locked="0" layoutInCell="1" allowOverlap="1" wp14:anchorId="61E38B40" wp14:editId="71620464">
                <wp:simplePos x="0" y="0"/>
                <wp:positionH relativeFrom="column">
                  <wp:posOffset>4724400</wp:posOffset>
                </wp:positionH>
                <wp:positionV relativeFrom="paragraph">
                  <wp:posOffset>1536700</wp:posOffset>
                </wp:positionV>
                <wp:extent cx="6350" cy="730250"/>
                <wp:effectExtent l="76200" t="38100" r="69850" b="50800"/>
                <wp:wrapNone/>
                <wp:docPr id="15" name="Straight Arrow Connector 15"/>
                <wp:cNvGraphicFramePr/>
                <a:graphic xmlns:a="http://schemas.openxmlformats.org/drawingml/2006/main">
                  <a:graphicData uri="http://schemas.microsoft.com/office/word/2010/wordprocessingShape">
                    <wps:wsp>
                      <wps:cNvCnPr/>
                      <wps:spPr>
                        <a:xfrm flipH="1">
                          <a:off x="0" y="0"/>
                          <a:ext cx="6350" cy="730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198E92" id="_x0000_t32" coordsize="21600,21600" o:spt="32" o:oned="t" path="m,l21600,21600e" filled="f">
                <v:path arrowok="t" fillok="f" o:connecttype="none"/>
                <o:lock v:ext="edit" shapetype="t"/>
              </v:shapetype>
              <v:shape id="Straight Arrow Connector 15" o:spid="_x0000_s1026" type="#_x0000_t32" style="position:absolute;margin-left:372pt;margin-top:121pt;width:.5pt;height:5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" strokecolor="#4579b8 [3044]">
                <v:stroke startarrow="block" endarrow="block"/>
              </v:shape>
            </w:pict>
          </mc:Fallback>
        </mc:AlternateContent>
      </w:r>
      <w:r w:rsidRPr="000B58E0">
        <w:rPr>
          <w:rFonts w:ascii="Arial" w:hAnsi="Arial" w:cs="Arial"/>
          <w:noProof/>
          <w:sz w:val="28"/>
          <w:szCs w:val="28"/>
        </w:rPr>
        <mc:AlternateContent>
          <mc:Choice Requires="wps">
            <w:drawing>
              <wp:anchor distT="0" distB="0" distL="114300" distR="114300" simplePos="0" relativeHeight="251668480" behindDoc="0" locked="0" layoutInCell="1" allowOverlap="1" wp14:anchorId="584F70FB" wp14:editId="7AAE2260">
                <wp:simplePos x="0" y="0"/>
                <wp:positionH relativeFrom="column">
                  <wp:posOffset>3073400</wp:posOffset>
                </wp:positionH>
                <wp:positionV relativeFrom="paragraph">
                  <wp:posOffset>1346200</wp:posOffset>
                </wp:positionV>
                <wp:extent cx="1098550" cy="800100"/>
                <wp:effectExtent l="38100" t="76200" r="0" b="95250"/>
                <wp:wrapNone/>
                <wp:docPr id="14" name="Elbow Connector 14"/>
                <wp:cNvGraphicFramePr/>
                <a:graphic xmlns:a="http://schemas.openxmlformats.org/drawingml/2006/main">
                  <a:graphicData uri="http://schemas.microsoft.com/office/word/2010/wordprocessingShape">
                    <wps:wsp>
                      <wps:cNvCnPr/>
                      <wps:spPr>
                        <a:xfrm flipV="1">
                          <a:off x="0" y="0"/>
                          <a:ext cx="1098550" cy="80010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47BE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242pt;margin-top:106pt;width:86.5pt;height:6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" strokecolor="#4579b8 [3044]">
                <v:stroke startarrow="block" endarrow="block"/>
              </v:shape>
            </w:pict>
          </mc:Fallback>
        </mc:AlternateContent>
      </w:r>
      <w:r w:rsidRPr="000B58E0">
        <w:rPr>
          <w:rFonts w:ascii="Arial" w:hAnsi="Arial" w:cs="Arial"/>
          <w:noProof/>
          <w:sz w:val="28"/>
          <w:szCs w:val="28"/>
        </w:rPr>
        <mc:AlternateContent>
          <mc:Choice Requires="wps">
            <w:drawing>
              <wp:anchor distT="0" distB="0" distL="114300" distR="114300" simplePos="0" relativeHeight="251664384" behindDoc="0" locked="0" layoutInCell="1" allowOverlap="1" wp14:anchorId="0569AAE0" wp14:editId="41CCF95D">
                <wp:simplePos x="0" y="0"/>
                <wp:positionH relativeFrom="column">
                  <wp:posOffset>4203700</wp:posOffset>
                </wp:positionH>
                <wp:positionV relativeFrom="paragraph">
                  <wp:posOffset>1079500</wp:posOffset>
                </wp:positionV>
                <wp:extent cx="1104900" cy="431800"/>
                <wp:effectExtent l="0" t="0" r="19050" b="25400"/>
                <wp:wrapNone/>
                <wp:docPr id="9" name="Cube 9"/>
                <wp:cNvGraphicFramePr/>
                <a:graphic xmlns:a="http://schemas.openxmlformats.org/drawingml/2006/main">
                  <a:graphicData uri="http://schemas.microsoft.com/office/word/2010/wordprocessingShape">
                    <wps:wsp>
                      <wps:cNvSpPr/>
                      <wps:spPr>
                        <a:xfrm>
                          <a:off x="0" y="0"/>
                          <a:ext cx="1104900" cy="4318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7DCB" w:rsidRDefault="003B7DCB" w:rsidP="00FC3457">
                            <w:pPr>
                              <w:ind w:left="0" w:hanging="2"/>
                              <w:jc w:val="center"/>
                            </w:pPr>
                            <w:r w:rsidRPr="00576C02">
                              <w:rPr>
                                <w:b/>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69AAE0"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26" type="#_x0000_t16" style="position:absolute;left:0;text-align:left;margin-left:331pt;margin-top:85pt;width:87pt;height: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" fillcolor="#4f81bd [3204]" strokecolor="#243f60 [1604]" strokeweight="2pt">
                <v:textbox>
                  <w:txbxContent>
                    <w:p w:rsidR="003B7DCB" w:rsidRDefault="003B7DCB" w:rsidP="00FC3457">
                      <w:pPr>
                        <w:ind w:left="0" w:hanging="2"/>
                        <w:jc w:val="center"/>
                      </w:pPr>
                      <w:r w:rsidRPr="00576C02">
                        <w:rPr>
                          <w:b/>
                        </w:rPr>
                        <w:t>Server</w:t>
                      </w:r>
                    </w:p>
                  </w:txbxContent>
                </v:textbox>
              </v:shape>
            </w:pict>
          </mc:Fallback>
        </mc:AlternateContent>
      </w:r>
      <w:r w:rsidRPr="000B58E0">
        <w:rPr>
          <w:rFonts w:ascii="Arial" w:hAnsi="Arial" w:cs="Arial"/>
          <w:noProof/>
          <w:sz w:val="28"/>
          <w:szCs w:val="28"/>
        </w:rPr>
        <mc:AlternateContent>
          <mc:Choice Requires="wps">
            <w:drawing>
              <wp:anchor distT="0" distB="0" distL="114300" distR="114300" simplePos="0" relativeHeight="251663360" behindDoc="0" locked="0" layoutInCell="1" allowOverlap="1" wp14:anchorId="6F874225" wp14:editId="33016BB8">
                <wp:simplePos x="0" y="0"/>
                <wp:positionH relativeFrom="column">
                  <wp:posOffset>4324350</wp:posOffset>
                </wp:positionH>
                <wp:positionV relativeFrom="paragraph">
                  <wp:posOffset>2317750</wp:posOffset>
                </wp:positionV>
                <wp:extent cx="768350" cy="1054100"/>
                <wp:effectExtent l="0" t="0" r="12700" b="12700"/>
                <wp:wrapNone/>
                <wp:docPr id="5" name="Flowchart: Magnetic Disk 5"/>
                <wp:cNvGraphicFramePr/>
                <a:graphic xmlns:a="http://schemas.openxmlformats.org/drawingml/2006/main">
                  <a:graphicData uri="http://schemas.microsoft.com/office/word/2010/wordprocessingShape">
                    <wps:wsp>
                      <wps:cNvSpPr/>
                      <wps:spPr>
                        <a:xfrm>
                          <a:off x="0" y="0"/>
                          <a:ext cx="768350" cy="1054100"/>
                        </a:xfrm>
                        <a:prstGeom prst="flowChartMagneticDisk">
                          <a:avLst/>
                        </a:prstGeom>
                      </wps:spPr>
                      <wps:style>
                        <a:lnRef idx="2">
                          <a:schemeClr val="dk1">
                            <a:shade val="50000"/>
                          </a:schemeClr>
                        </a:lnRef>
                        <a:fillRef idx="1">
                          <a:schemeClr val="dk1"/>
                        </a:fillRef>
                        <a:effectRef idx="0">
                          <a:schemeClr val="dk1"/>
                        </a:effectRef>
                        <a:fontRef idx="minor">
                          <a:schemeClr val="lt1"/>
                        </a:fontRef>
                      </wps:style>
                      <wps:txbx>
                        <w:txbxContent>
                          <w:p w:rsidR="003B7DCB" w:rsidRDefault="003B7DCB" w:rsidP="00FC3457">
                            <w:pPr>
                              <w:ind w:left="0" w:hanging="2"/>
                              <w:jc w:val="center"/>
                            </w:pPr>
                          </w:p>
                          <w:p w:rsidR="003B7DCB" w:rsidRDefault="003B7DCB" w:rsidP="00FC3457">
                            <w:pPr>
                              <w:ind w:left="0" w:hanging="2"/>
                              <w:jc w:val="center"/>
                            </w:pPr>
                            <w:r>
                              <w:rPr>
                                <w:b/>
                                <w:sz w:val="2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87422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 o:spid="_x0000_s1027" type="#_x0000_t132" style="position:absolute;left:0;text-align:left;margin-left:340.5pt;margin-top:182.5pt;width:60.5pt;height:8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" fillcolor="black [3200]" strokecolor="black [1600]" strokeweight="2pt">
                <v:textbox>
                  <w:txbxContent>
                    <w:p w:rsidR="003B7DCB" w:rsidRDefault="003B7DCB" w:rsidP="00FC3457">
                      <w:pPr>
                        <w:ind w:left="0" w:hanging="2"/>
                        <w:jc w:val="center"/>
                      </w:pPr>
                    </w:p>
                    <w:p w:rsidR="003B7DCB" w:rsidRDefault="003B7DCB" w:rsidP="00FC3457">
                      <w:pPr>
                        <w:ind w:left="0" w:hanging="2"/>
                        <w:jc w:val="center"/>
                      </w:pPr>
                      <w:r>
                        <w:rPr>
                          <w:b/>
                          <w:sz w:val="22"/>
                        </w:rPr>
                        <w:t>Database</w:t>
                      </w:r>
                    </w:p>
                  </w:txbxContent>
                </v:textbox>
              </v:shape>
            </w:pict>
          </mc:Fallback>
        </mc:AlternateContent>
      </w:r>
      <w:r w:rsidRPr="000B58E0">
        <w:rPr>
          <w:rFonts w:ascii="Arial" w:hAnsi="Arial" w:cs="Arial"/>
          <w:noProof/>
          <w:color w:val="000000" w:themeColor="text1"/>
          <w:sz w:val="28"/>
          <w:szCs w:val="28"/>
        </w:rPr>
        <mc:AlternateContent>
          <mc:Choice Requires="wps">
            <w:drawing>
              <wp:anchor distT="0" distB="0" distL="114300" distR="114300" simplePos="0" relativeHeight="251667456" behindDoc="0" locked="0" layoutInCell="1" allowOverlap="1" wp14:anchorId="588E496F" wp14:editId="65A40E20">
                <wp:simplePos x="0" y="0"/>
                <wp:positionH relativeFrom="column">
                  <wp:posOffset>1174750</wp:posOffset>
                </wp:positionH>
                <wp:positionV relativeFrom="paragraph">
                  <wp:posOffset>2298700</wp:posOffset>
                </wp:positionV>
                <wp:extent cx="736600" cy="1047750"/>
                <wp:effectExtent l="38100" t="0" r="25400" b="95250"/>
                <wp:wrapNone/>
                <wp:docPr id="6" name="Elbow Connector 6"/>
                <wp:cNvGraphicFramePr/>
                <a:graphic xmlns:a="http://schemas.openxmlformats.org/drawingml/2006/main">
                  <a:graphicData uri="http://schemas.microsoft.com/office/word/2010/wordprocessingShape">
                    <wps:wsp>
                      <wps:cNvCnPr/>
                      <wps:spPr>
                        <a:xfrm flipH="1">
                          <a:off x="0" y="0"/>
                          <a:ext cx="736600" cy="10477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C4AFF" id="Elbow Connector 6" o:spid="_x0000_s1026" type="#_x0000_t34" style="position:absolute;margin-left:92.5pt;margin-top:181pt;width:58pt;height:8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" strokecolor="#4579b8 [3044]">
                <v:stroke endarrow="block"/>
              </v:shape>
            </w:pict>
          </mc:Fallback>
        </mc:AlternateContent>
      </w:r>
      <w:r w:rsidRPr="000B58E0">
        <w:rPr>
          <w:rFonts w:ascii="Arial" w:hAnsi="Arial" w:cs="Arial"/>
          <w:noProof/>
          <w:color w:val="000000" w:themeColor="text1"/>
          <w:sz w:val="28"/>
          <w:szCs w:val="28"/>
        </w:rPr>
        <mc:AlternateContent>
          <mc:Choice Requires="wps">
            <w:drawing>
              <wp:anchor distT="0" distB="0" distL="114300" distR="114300" simplePos="0" relativeHeight="251666432" behindDoc="0" locked="0" layoutInCell="1" allowOverlap="1" wp14:anchorId="61BEC38E" wp14:editId="6E6107EF">
                <wp:simplePos x="0" y="0"/>
                <wp:positionH relativeFrom="column">
                  <wp:posOffset>1130300</wp:posOffset>
                </wp:positionH>
                <wp:positionV relativeFrom="paragraph">
                  <wp:posOffset>1231900</wp:posOffset>
                </wp:positionV>
                <wp:extent cx="781050" cy="749300"/>
                <wp:effectExtent l="38100" t="76200" r="76200" b="88900"/>
                <wp:wrapNone/>
                <wp:docPr id="7" name="Elbow Connector 7"/>
                <wp:cNvGraphicFramePr/>
                <a:graphic xmlns:a="http://schemas.openxmlformats.org/drawingml/2006/main">
                  <a:graphicData uri="http://schemas.microsoft.com/office/word/2010/wordprocessingShape">
                    <wps:wsp>
                      <wps:cNvCnPr/>
                      <wps:spPr>
                        <a:xfrm>
                          <a:off x="0" y="0"/>
                          <a:ext cx="781050" cy="74930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38B03" id="Elbow Connector 7" o:spid="_x0000_s1026" type="#_x0000_t34" style="position:absolute;margin-left:89pt;margin-top:97pt;width:61.5pt;height:5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" strokecolor="#4579b8 [3044]">
                <v:stroke startarrow="block" endarrow="block"/>
              </v:shape>
            </w:pict>
          </mc:Fallback>
        </mc:AlternateContent>
      </w:r>
      <w:r w:rsidRPr="000B58E0">
        <w:rPr>
          <w:rFonts w:ascii="Arial" w:hAnsi="Arial" w:cs="Arial"/>
          <w:noProof/>
          <w:color w:val="000000" w:themeColor="text1"/>
          <w:sz w:val="28"/>
          <w:szCs w:val="28"/>
        </w:rPr>
        <mc:AlternateContent>
          <mc:Choice Requires="wps">
            <w:drawing>
              <wp:anchor distT="0" distB="0" distL="114300" distR="114300" simplePos="0" relativeHeight="251665408" behindDoc="0" locked="0" layoutInCell="1" allowOverlap="1" wp14:anchorId="1B7A4480" wp14:editId="3CA2B2E6">
                <wp:simplePos x="0" y="0"/>
                <wp:positionH relativeFrom="column">
                  <wp:posOffset>1155700</wp:posOffset>
                </wp:positionH>
                <wp:positionV relativeFrom="paragraph">
                  <wp:posOffset>2095500</wp:posOffset>
                </wp:positionV>
                <wp:extent cx="768350" cy="6350"/>
                <wp:effectExtent l="38100" t="76200" r="12700" b="88900"/>
                <wp:wrapNone/>
                <wp:docPr id="16" name="Straight Arrow Connector 16"/>
                <wp:cNvGraphicFramePr/>
                <a:graphic xmlns:a="http://schemas.openxmlformats.org/drawingml/2006/main">
                  <a:graphicData uri="http://schemas.microsoft.com/office/word/2010/wordprocessingShape">
                    <wps:wsp>
                      <wps:cNvCnPr/>
                      <wps:spPr>
                        <a:xfrm flipV="1">
                          <a:off x="0" y="0"/>
                          <a:ext cx="76835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5DD5B" id="Straight Arrow Connector 16" o:spid="_x0000_s1026" type="#_x0000_t32" style="position:absolute;margin-left:91pt;margin-top:165pt;width:60.5pt;height:.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" strokecolor="#4579b8 [3044]">
                <v:stroke startarrow="block" endarrow="block"/>
              </v:shape>
            </w:pict>
          </mc:Fallback>
        </mc:AlternateContent>
      </w:r>
      <w:r w:rsidRPr="000B58E0">
        <w:rPr>
          <w:rFonts w:ascii="Arial" w:hAnsi="Arial" w:cs="Arial"/>
          <w:noProof/>
          <w:sz w:val="28"/>
          <w:szCs w:val="28"/>
        </w:rPr>
        <mc:AlternateContent>
          <mc:Choice Requires="wps">
            <w:drawing>
              <wp:anchor distT="0" distB="0" distL="114300" distR="114300" simplePos="0" relativeHeight="251662336" behindDoc="0" locked="0" layoutInCell="1" allowOverlap="1" wp14:anchorId="48B5F792" wp14:editId="07E789F6">
                <wp:simplePos x="0" y="0"/>
                <wp:positionH relativeFrom="column">
                  <wp:posOffset>1930400</wp:posOffset>
                </wp:positionH>
                <wp:positionV relativeFrom="paragraph">
                  <wp:posOffset>1917700</wp:posOffset>
                </wp:positionV>
                <wp:extent cx="1130300" cy="47625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11303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7DCB" w:rsidRPr="00576C02" w:rsidRDefault="003B7DCB" w:rsidP="00FC3457">
                            <w:pPr>
                              <w:ind w:left="0" w:hanging="2"/>
                              <w:jc w:val="center"/>
                              <w:rPr>
                                <w:b/>
                              </w:rPr>
                            </w:pPr>
                            <w:r w:rsidRPr="00576C02">
                              <w:rPr>
                                <w:b/>
                              </w:rPr>
                              <w:t>Se</w:t>
                            </w:r>
                            <w:r>
                              <w:rPr>
                                <w:b/>
                              </w:rPr>
                              <w:t>r</w:t>
                            </w:r>
                            <w:r w:rsidRPr="00576C02">
                              <w:rPr>
                                <w:b/>
                              </w:rPr>
                              <w:t>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5F792" id="Rectangle 17" o:spid="_x0000_s1028" style="position:absolute;left:0;text-align:left;margin-left:152pt;margin-top:151pt;width:89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" fillcolor="white [3201]" strokecolor="#f79646 [3209]" strokeweight="2pt">
                <v:textbox>
                  <w:txbxContent>
                    <w:p w:rsidR="003B7DCB" w:rsidRPr="00576C02" w:rsidRDefault="003B7DCB" w:rsidP="00FC3457">
                      <w:pPr>
                        <w:ind w:left="0" w:hanging="2"/>
                        <w:jc w:val="center"/>
                        <w:rPr>
                          <w:b/>
                        </w:rPr>
                      </w:pPr>
                      <w:r w:rsidRPr="00576C02">
                        <w:rPr>
                          <w:b/>
                        </w:rPr>
                        <w:t>Se</w:t>
                      </w:r>
                      <w:r>
                        <w:rPr>
                          <w:b/>
                        </w:rPr>
                        <w:t>r</w:t>
                      </w:r>
                      <w:r w:rsidRPr="00576C02">
                        <w:rPr>
                          <w:b/>
                        </w:rPr>
                        <w:t>vices</w:t>
                      </w:r>
                    </w:p>
                  </w:txbxContent>
                </v:textbox>
              </v:rect>
            </w:pict>
          </mc:Fallback>
        </mc:AlternateContent>
      </w:r>
      <w:r w:rsidRPr="000B58E0">
        <w:rPr>
          <w:rFonts w:ascii="Arial" w:hAnsi="Arial" w:cs="Arial"/>
          <w:noProof/>
          <w:sz w:val="28"/>
          <w:szCs w:val="28"/>
        </w:rPr>
        <mc:AlternateContent>
          <mc:Choice Requires="wps">
            <w:drawing>
              <wp:anchor distT="0" distB="0" distL="114300" distR="114300" simplePos="0" relativeHeight="251659264" behindDoc="0" locked="0" layoutInCell="1" allowOverlap="1" wp14:anchorId="58A467C0" wp14:editId="362D123C">
                <wp:simplePos x="0" y="0"/>
                <wp:positionH relativeFrom="margin">
                  <wp:align>left</wp:align>
                </wp:positionH>
                <wp:positionV relativeFrom="paragraph">
                  <wp:posOffset>3143250</wp:posOffset>
                </wp:positionV>
                <wp:extent cx="1130300" cy="368300"/>
                <wp:effectExtent l="0" t="0" r="12700" b="12700"/>
                <wp:wrapNone/>
                <wp:docPr id="18" name="Rectangle 18"/>
                <wp:cNvGraphicFramePr/>
                <a:graphic xmlns:a="http://schemas.openxmlformats.org/drawingml/2006/main">
                  <a:graphicData uri="http://schemas.microsoft.com/office/word/2010/wordprocessingShape">
                    <wps:wsp>
                      <wps:cNvSpPr/>
                      <wps:spPr>
                        <a:xfrm>
                          <a:off x="0" y="0"/>
                          <a:ext cx="113030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7DCB" w:rsidRDefault="003B7DCB" w:rsidP="00FC3457">
                            <w:pPr>
                              <w:ind w:left="0" w:hanging="2"/>
                              <w:jc w:val="center"/>
                            </w:pPr>
                            <w:r w:rsidRPr="00576C02">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467C0" id="Rectangle 18" o:spid="_x0000_s1029" style="position:absolute;left:0;text-align:left;margin-left:0;margin-top:247.5pt;width:89pt;height:2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" fillcolor="white [3201]" strokecolor="#f79646 [3209]" strokeweight="2pt">
                <v:textbox>
                  <w:txbxContent>
                    <w:p w:rsidR="003B7DCB" w:rsidRDefault="003B7DCB" w:rsidP="00FC3457">
                      <w:pPr>
                        <w:ind w:left="0" w:hanging="2"/>
                        <w:jc w:val="center"/>
                      </w:pPr>
                      <w:r w:rsidRPr="00576C02">
                        <w:rPr>
                          <w:b/>
                        </w:rPr>
                        <w:t>Customer</w:t>
                      </w:r>
                    </w:p>
                  </w:txbxContent>
                </v:textbox>
                <w10:wrap anchorx="margin"/>
              </v:rect>
            </w:pict>
          </mc:Fallback>
        </mc:AlternateContent>
      </w:r>
      <w:r w:rsidRPr="000B58E0">
        <w:rPr>
          <w:rFonts w:ascii="Arial" w:hAnsi="Arial" w:cs="Arial"/>
          <w:noProof/>
          <w:sz w:val="28"/>
          <w:szCs w:val="28"/>
        </w:rPr>
        <mc:AlternateContent>
          <mc:Choice Requires="wps">
            <w:drawing>
              <wp:anchor distT="0" distB="0" distL="114300" distR="114300" simplePos="0" relativeHeight="251661312" behindDoc="0" locked="0" layoutInCell="1" allowOverlap="1" wp14:anchorId="7A214755" wp14:editId="69BA8947">
                <wp:simplePos x="0" y="0"/>
                <wp:positionH relativeFrom="margin">
                  <wp:align>left</wp:align>
                </wp:positionH>
                <wp:positionV relativeFrom="paragraph">
                  <wp:posOffset>1962150</wp:posOffset>
                </wp:positionV>
                <wp:extent cx="1130300" cy="4762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1303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7DCB" w:rsidRPr="00576C02" w:rsidRDefault="003B7DCB" w:rsidP="00FC3457">
                            <w:pPr>
                              <w:ind w:left="0" w:hanging="2"/>
                              <w:jc w:val="center"/>
                              <w:rPr>
                                <w:b/>
                              </w:rPr>
                            </w:pPr>
                            <w:r w:rsidRPr="00576C02">
                              <w:rPr>
                                <w:b/>
                              </w:rPr>
                              <w:t>Branch 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14755" id="Rectangle 19" o:spid="_x0000_s1030" style="position:absolute;left:0;text-align:left;margin-left:0;margin-top:154.5pt;width:89pt;height:3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clocA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" fillcolor="white [3201]" strokecolor="#f79646 [3209]" strokeweight="2pt">
                <v:textbox>
                  <w:txbxContent>
                    <w:p w:rsidR="003B7DCB" w:rsidRPr="00576C02" w:rsidRDefault="003B7DCB" w:rsidP="00FC3457">
                      <w:pPr>
                        <w:ind w:left="0" w:hanging="2"/>
                        <w:jc w:val="center"/>
                        <w:rPr>
                          <w:b/>
                        </w:rPr>
                      </w:pPr>
                      <w:r w:rsidRPr="00576C02">
                        <w:rPr>
                          <w:b/>
                        </w:rPr>
                        <w:t>Branch Owner</w:t>
                      </w:r>
                    </w:p>
                  </w:txbxContent>
                </v:textbox>
                <w10:wrap anchorx="margin"/>
              </v:rect>
            </w:pict>
          </mc:Fallback>
        </mc:AlternateContent>
      </w:r>
      <w:r w:rsidRPr="000B58E0">
        <w:rPr>
          <w:rFonts w:ascii="Arial" w:hAnsi="Arial" w:cs="Arial"/>
          <w:noProof/>
          <w:sz w:val="28"/>
          <w:szCs w:val="28"/>
        </w:rPr>
        <mc:AlternateContent>
          <mc:Choice Requires="wps">
            <w:drawing>
              <wp:anchor distT="0" distB="0" distL="114300" distR="114300" simplePos="0" relativeHeight="251660288" behindDoc="0" locked="0" layoutInCell="1" allowOverlap="1" wp14:anchorId="34315D4F" wp14:editId="64D5647B">
                <wp:simplePos x="0" y="0"/>
                <wp:positionH relativeFrom="column">
                  <wp:posOffset>12700</wp:posOffset>
                </wp:positionH>
                <wp:positionV relativeFrom="paragraph">
                  <wp:posOffset>1009650</wp:posOffset>
                </wp:positionV>
                <wp:extent cx="1130300" cy="476250"/>
                <wp:effectExtent l="0" t="0" r="12700" b="19050"/>
                <wp:wrapNone/>
                <wp:docPr id="20" name="Rectangle 20"/>
                <wp:cNvGraphicFramePr/>
                <a:graphic xmlns:a="http://schemas.openxmlformats.org/drawingml/2006/main">
                  <a:graphicData uri="http://schemas.microsoft.com/office/word/2010/wordprocessingShape">
                    <wps:wsp>
                      <wps:cNvSpPr/>
                      <wps:spPr>
                        <a:xfrm>
                          <a:off x="0" y="0"/>
                          <a:ext cx="11303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7DCB" w:rsidRPr="00576C02" w:rsidRDefault="003B7DCB" w:rsidP="00FC3457">
                            <w:pPr>
                              <w:ind w:left="0" w:hanging="2"/>
                              <w:jc w:val="center"/>
                            </w:pPr>
                            <w:r w:rsidRPr="00576C02">
                              <w:rPr>
                                <w: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15D4F" id="Rectangle 20" o:spid="_x0000_s1031" style="position:absolute;left:0;text-align:left;margin-left:1pt;margin-top:79.5pt;width:89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" fillcolor="white [3201]" strokecolor="#f79646 [3209]" strokeweight="2pt">
                <v:textbox>
                  <w:txbxContent>
                    <w:p w:rsidR="003B7DCB" w:rsidRPr="00576C02" w:rsidRDefault="003B7DCB" w:rsidP="00FC3457">
                      <w:pPr>
                        <w:ind w:left="0" w:hanging="2"/>
                        <w:jc w:val="center"/>
                      </w:pPr>
                      <w:r w:rsidRPr="00576C02">
                        <w:rPr>
                          <w:b/>
                        </w:rPr>
                        <w:t>Admin</w:t>
                      </w:r>
                    </w:p>
                  </w:txbxContent>
                </v:textbox>
              </v:rect>
            </w:pict>
          </mc:Fallback>
        </mc:AlternateContent>
      </w:r>
    </w:p>
    <w:p w:rsidR="00FC3457" w:rsidRPr="00376573" w:rsidRDefault="00FC3457" w:rsidP="00FC3457">
      <w:pPr>
        <w:ind w:left="0" w:hanging="2"/>
      </w:pPr>
    </w:p>
    <w:p w:rsidR="00FC3457" w:rsidRPr="00376573" w:rsidRDefault="00FC3457" w:rsidP="00FC3457">
      <w:pPr>
        <w:ind w:left="0" w:hanging="2"/>
      </w:pPr>
    </w:p>
    <w:p w:rsidR="00FC3457" w:rsidRPr="00376573" w:rsidRDefault="00FC3457" w:rsidP="00FC3457">
      <w:pPr>
        <w:ind w:left="0" w:hanging="2"/>
      </w:pPr>
    </w:p>
    <w:p w:rsidR="00FC3457" w:rsidRPr="00376573" w:rsidRDefault="00FC3457" w:rsidP="00FC3457">
      <w:pPr>
        <w:ind w:left="0" w:hanging="2"/>
      </w:pPr>
    </w:p>
    <w:p w:rsidR="00FC3457" w:rsidRPr="00376573" w:rsidRDefault="00FC3457" w:rsidP="00FC3457">
      <w:pPr>
        <w:ind w:left="0" w:hanging="2"/>
      </w:pPr>
    </w:p>
    <w:p w:rsidR="00FC3457" w:rsidRPr="00376573" w:rsidRDefault="00FC3457" w:rsidP="00FC3457">
      <w:pPr>
        <w:ind w:left="0" w:hanging="2"/>
      </w:pPr>
    </w:p>
    <w:p w:rsidR="00FC3457" w:rsidRPr="00376573"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FC3457" w:rsidRDefault="00FC3457" w:rsidP="00FC3457">
      <w:pPr>
        <w:ind w:left="0" w:hanging="2"/>
      </w:pPr>
    </w:p>
    <w:p w:rsidR="00866C9C" w:rsidRDefault="00866C9C" w:rsidP="00E1160B">
      <w:pPr>
        <w:pBdr>
          <w:top w:val="nil"/>
          <w:left w:val="nil"/>
          <w:bottom w:val="nil"/>
          <w:right w:val="nil"/>
          <w:between w:val="nil"/>
        </w:pBdr>
        <w:spacing w:after="120" w:line="240" w:lineRule="auto"/>
        <w:ind w:leftChars="0" w:left="0" w:firstLineChars="0" w:firstLine="0"/>
        <w:jc w:val="both"/>
        <w:rPr>
          <w:b/>
          <w:color w:val="000000"/>
          <w:sz w:val="28"/>
          <w:szCs w:val="28"/>
        </w:rPr>
      </w:pPr>
      <w:bookmarkStart w:id="23" w:name="_heading=h.2bn6wsx" w:colFirst="0" w:colLast="0"/>
      <w:bookmarkEnd w:id="23"/>
    </w:p>
    <w:p w:rsidR="00031766" w:rsidRDefault="00031766" w:rsidP="00031766">
      <w:pPr>
        <w:pStyle w:val="Caption"/>
        <w:ind w:leftChars="0" w:left="2880" w:firstLineChars="0" w:firstLine="720"/>
        <w:jc w:val="both"/>
      </w:pPr>
      <w:r>
        <w:t>Figure 2.3-System-Level Architecture</w:t>
      </w:r>
    </w:p>
    <w:p w:rsidR="00031766" w:rsidRDefault="00031766" w:rsidP="00E1160B">
      <w:pPr>
        <w:pBdr>
          <w:top w:val="nil"/>
          <w:left w:val="nil"/>
          <w:bottom w:val="nil"/>
          <w:right w:val="nil"/>
          <w:between w:val="nil"/>
        </w:pBdr>
        <w:spacing w:after="120" w:line="240" w:lineRule="auto"/>
        <w:ind w:leftChars="0" w:left="0" w:firstLineChars="0" w:firstLine="0"/>
        <w:jc w:val="both"/>
        <w:rPr>
          <w:b/>
          <w:color w:val="000000"/>
          <w:sz w:val="28"/>
          <w:szCs w:val="28"/>
        </w:rPr>
      </w:pPr>
    </w:p>
    <w:p w:rsidR="00866C9C" w:rsidRDefault="00866C9C">
      <w:pPr>
        <w:pBdr>
          <w:top w:val="nil"/>
          <w:left w:val="nil"/>
          <w:bottom w:val="nil"/>
          <w:right w:val="nil"/>
          <w:between w:val="nil"/>
        </w:pBdr>
        <w:spacing w:after="120" w:line="240" w:lineRule="auto"/>
        <w:ind w:left="0" w:hanging="2"/>
        <w:jc w:val="both"/>
        <w:rPr>
          <w:rFonts w:ascii="Arial" w:eastAsia="Arial" w:hAnsi="Arial" w:cs="Arial"/>
          <w:b/>
          <w:color w:val="000000"/>
        </w:rPr>
      </w:pPr>
      <w:bookmarkStart w:id="24" w:name="_heading=h.qsh70q" w:colFirst="0" w:colLast="0"/>
      <w:bookmarkEnd w:id="24"/>
    </w:p>
    <w:p w:rsidR="00866C9C" w:rsidRDefault="0008605A" w:rsidP="00785B18">
      <w:pPr>
        <w:numPr>
          <w:ilvl w:val="1"/>
          <w:numId w:val="19"/>
        </w:numPr>
        <w:pBdr>
          <w:top w:val="nil"/>
          <w:left w:val="nil"/>
          <w:bottom w:val="nil"/>
          <w:right w:val="nil"/>
          <w:between w:val="nil"/>
        </w:pBdr>
        <w:spacing w:after="120" w:line="240" w:lineRule="auto"/>
        <w:ind w:left="0" w:hanging="2"/>
        <w:jc w:val="both"/>
        <w:rPr>
          <w:rFonts w:ascii="Arial" w:eastAsia="Arial" w:hAnsi="Arial" w:cs="Arial"/>
          <w:b/>
          <w:color w:val="000000"/>
        </w:rPr>
      </w:pPr>
      <w:r>
        <w:rPr>
          <w:rFonts w:ascii="Arial" w:eastAsia="Arial" w:hAnsi="Arial" w:cs="Arial"/>
          <w:b/>
          <w:color w:val="000000"/>
        </w:rPr>
        <w:t>Sub-System / Component / Module Level Architecture</w:t>
      </w:r>
    </w:p>
    <w:p w:rsidR="00031766" w:rsidRDefault="00E1160B" w:rsidP="00031766">
      <w:pPr>
        <w:keepNext/>
        <w:pBdr>
          <w:top w:val="nil"/>
          <w:left w:val="nil"/>
          <w:bottom w:val="nil"/>
          <w:right w:val="nil"/>
          <w:between w:val="nil"/>
        </w:pBdr>
        <w:spacing w:line="240" w:lineRule="auto"/>
        <w:ind w:left="0" w:hanging="2"/>
        <w:jc w:val="both"/>
      </w:pPr>
      <w:r>
        <w:rPr>
          <w:i/>
          <w:noProof/>
          <w:color w:val="000000"/>
          <w:sz w:val="20"/>
          <w:szCs w:val="20"/>
        </w:rPr>
        <w:lastRenderedPageBreak/>
        <w:drawing>
          <wp:inline distT="0" distB="0" distL="0" distR="0" wp14:anchorId="697CB925" wp14:editId="70D7A0F2">
            <wp:extent cx="5016758" cy="46293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system.png"/>
                    <pic:cNvPicPr/>
                  </pic:nvPicPr>
                  <pic:blipFill>
                    <a:blip r:embed="rId15">
                      <a:extLst>
                        <a:ext uri="{28A0092B-C50C-407E-A947-70E740481C1C}">
                          <a14:useLocalDpi xmlns:a14="http://schemas.microsoft.com/office/drawing/2010/main" val="0"/>
                        </a:ext>
                      </a:extLst>
                    </a:blip>
                    <a:stretch>
                      <a:fillRect/>
                    </a:stretch>
                  </pic:blipFill>
                  <pic:spPr>
                    <a:xfrm>
                      <a:off x="0" y="0"/>
                      <a:ext cx="5016758" cy="4629388"/>
                    </a:xfrm>
                    <a:prstGeom prst="rect">
                      <a:avLst/>
                    </a:prstGeom>
                  </pic:spPr>
                </pic:pic>
              </a:graphicData>
            </a:graphic>
          </wp:inline>
        </w:drawing>
      </w:r>
    </w:p>
    <w:p w:rsidR="00DF2C66" w:rsidRDefault="00DF2C66" w:rsidP="00031766">
      <w:pPr>
        <w:pStyle w:val="Caption"/>
        <w:ind w:left="0" w:hanging="2"/>
        <w:jc w:val="both"/>
      </w:pPr>
    </w:p>
    <w:p w:rsidR="00866C9C" w:rsidRDefault="00031766" w:rsidP="00DF2C66">
      <w:pPr>
        <w:pStyle w:val="Caption"/>
        <w:ind w:leftChars="0" w:left="2160" w:firstLineChars="0" w:firstLine="720"/>
        <w:jc w:val="both"/>
        <w:rPr>
          <w:i/>
          <w:color w:val="000000"/>
        </w:rPr>
      </w:pPr>
      <w:r>
        <w:t>Figure 2.4-System Level Architecture</w:t>
      </w:r>
    </w:p>
    <w:p w:rsidR="00866C9C" w:rsidRDefault="00866C9C">
      <w:pPr>
        <w:keepNext/>
        <w:pBdr>
          <w:top w:val="nil"/>
          <w:left w:val="nil"/>
          <w:bottom w:val="nil"/>
          <w:right w:val="nil"/>
          <w:between w:val="nil"/>
        </w:pBdr>
        <w:spacing w:line="240" w:lineRule="auto"/>
        <w:ind w:left="0" w:hanging="2"/>
        <w:jc w:val="both"/>
        <w:rPr>
          <w:i/>
          <w:color w:val="000000"/>
        </w:rPr>
      </w:pPr>
    </w:p>
    <w:p w:rsidR="00866C9C" w:rsidRDefault="0008605A">
      <w:pPr>
        <w:pBdr>
          <w:top w:val="nil"/>
          <w:left w:val="nil"/>
          <w:bottom w:val="nil"/>
          <w:right w:val="nil"/>
          <w:between w:val="nil"/>
        </w:pBdr>
        <w:spacing w:line="240" w:lineRule="auto"/>
        <w:ind w:left="0" w:hanging="2"/>
        <w:jc w:val="both"/>
        <w:rPr>
          <w:b/>
          <w:color w:val="000000"/>
          <w:sz w:val="20"/>
          <w:szCs w:val="20"/>
        </w:rPr>
      </w:pPr>
      <w:r>
        <w:rPr>
          <w:b/>
          <w:color w:val="000000"/>
          <w:sz w:val="20"/>
          <w:szCs w:val="20"/>
        </w:rPr>
        <w:t xml:space="preserve">                                               </w:t>
      </w:r>
    </w:p>
    <w:p w:rsidR="00866C9C" w:rsidRDefault="0008605A" w:rsidP="00031766">
      <w:pPr>
        <w:pBdr>
          <w:top w:val="nil"/>
          <w:left w:val="nil"/>
          <w:bottom w:val="nil"/>
          <w:right w:val="nil"/>
          <w:between w:val="nil"/>
        </w:pBdr>
        <w:spacing w:line="240" w:lineRule="auto"/>
        <w:ind w:left="0" w:hanging="2"/>
        <w:jc w:val="both"/>
        <w:rPr>
          <w:b/>
          <w:color w:val="000000"/>
          <w:sz w:val="20"/>
          <w:szCs w:val="20"/>
        </w:rPr>
      </w:pPr>
      <w:r>
        <w:rPr>
          <w:b/>
          <w:color w:val="000000"/>
          <w:sz w:val="20"/>
          <w:szCs w:val="20"/>
        </w:rPr>
        <w:t xml:space="preserve">             </w:t>
      </w:r>
      <w:r w:rsidR="00031766">
        <w:rPr>
          <w:b/>
          <w:color w:val="000000"/>
          <w:sz w:val="20"/>
          <w:szCs w:val="20"/>
        </w:rPr>
        <w:t xml:space="preserve">                          </w:t>
      </w:r>
    </w:p>
    <w:p w:rsidR="00866C9C" w:rsidRDefault="00866C9C">
      <w:pPr>
        <w:pBdr>
          <w:top w:val="nil"/>
          <w:left w:val="nil"/>
          <w:bottom w:val="nil"/>
          <w:right w:val="nil"/>
          <w:between w:val="nil"/>
        </w:pBdr>
        <w:spacing w:line="240" w:lineRule="auto"/>
        <w:ind w:left="0" w:hanging="2"/>
        <w:jc w:val="both"/>
        <w:rPr>
          <w:color w:val="000000"/>
          <w:sz w:val="20"/>
          <w:szCs w:val="20"/>
        </w:rPr>
      </w:pPr>
    </w:p>
    <w:p w:rsidR="00866C9C" w:rsidRDefault="00866C9C">
      <w:pPr>
        <w:pBdr>
          <w:top w:val="nil"/>
          <w:left w:val="nil"/>
          <w:bottom w:val="nil"/>
          <w:right w:val="nil"/>
          <w:between w:val="nil"/>
        </w:pBdr>
        <w:spacing w:line="240" w:lineRule="auto"/>
        <w:ind w:left="0" w:hanging="2"/>
        <w:jc w:val="both"/>
        <w:rPr>
          <w:color w:val="000000"/>
          <w:sz w:val="20"/>
          <w:szCs w:val="20"/>
        </w:rPr>
      </w:pPr>
    </w:p>
    <w:p w:rsidR="00866C9C" w:rsidRDefault="00866C9C">
      <w:pPr>
        <w:pBdr>
          <w:top w:val="nil"/>
          <w:left w:val="nil"/>
          <w:bottom w:val="nil"/>
          <w:right w:val="nil"/>
          <w:between w:val="nil"/>
        </w:pBdr>
        <w:spacing w:line="240" w:lineRule="auto"/>
        <w:ind w:left="0" w:hanging="2"/>
        <w:jc w:val="both"/>
        <w:rPr>
          <w:color w:val="000000"/>
          <w:sz w:val="20"/>
          <w:szCs w:val="20"/>
        </w:rPr>
      </w:pPr>
    </w:p>
    <w:p w:rsidR="00866C9C" w:rsidRDefault="00866C9C">
      <w:pPr>
        <w:pBdr>
          <w:top w:val="nil"/>
          <w:left w:val="nil"/>
          <w:bottom w:val="nil"/>
          <w:right w:val="nil"/>
          <w:between w:val="nil"/>
        </w:pBdr>
        <w:spacing w:line="240" w:lineRule="auto"/>
        <w:ind w:left="0" w:hanging="2"/>
        <w:jc w:val="both"/>
        <w:rPr>
          <w:i/>
          <w:color w:val="000000"/>
          <w:sz w:val="20"/>
          <w:szCs w:val="20"/>
        </w:rPr>
      </w:pPr>
      <w:bookmarkStart w:id="25" w:name="_heading=h.3as4poj" w:colFirst="0" w:colLast="0"/>
      <w:bookmarkEnd w:id="25"/>
    </w:p>
    <w:p w:rsidR="00866C9C" w:rsidRDefault="0008605A">
      <w:pPr>
        <w:pBdr>
          <w:top w:val="nil"/>
          <w:left w:val="nil"/>
          <w:bottom w:val="nil"/>
          <w:right w:val="nil"/>
          <w:between w:val="nil"/>
        </w:pBdr>
        <w:spacing w:line="240" w:lineRule="auto"/>
        <w:ind w:left="0" w:hanging="2"/>
        <w:jc w:val="both"/>
        <w:rPr>
          <w:i/>
          <w:color w:val="000000"/>
          <w:sz w:val="20"/>
          <w:szCs w:val="20"/>
        </w:rPr>
      </w:pPr>
      <w:r>
        <w:rPr>
          <w:i/>
          <w:color w:val="000000"/>
          <w:sz w:val="20"/>
          <w:szCs w:val="20"/>
        </w:rPr>
        <w:t xml:space="preserve">. </w:t>
      </w:r>
    </w:p>
    <w:p w:rsidR="00866C9C" w:rsidRDefault="00866C9C">
      <w:pPr>
        <w:pBdr>
          <w:top w:val="nil"/>
          <w:left w:val="nil"/>
          <w:bottom w:val="nil"/>
          <w:right w:val="nil"/>
          <w:between w:val="nil"/>
        </w:pBdr>
        <w:spacing w:line="240" w:lineRule="auto"/>
        <w:ind w:left="0" w:hanging="2"/>
        <w:jc w:val="both"/>
        <w:rPr>
          <w:i/>
          <w:color w:val="000000"/>
          <w:sz w:val="20"/>
          <w:szCs w:val="20"/>
        </w:rPr>
      </w:pPr>
    </w:p>
    <w:p w:rsidR="00866C9C" w:rsidRDefault="00866C9C">
      <w:pPr>
        <w:pBdr>
          <w:top w:val="nil"/>
          <w:left w:val="nil"/>
          <w:bottom w:val="nil"/>
          <w:right w:val="nil"/>
          <w:between w:val="nil"/>
        </w:pBdr>
        <w:spacing w:line="240" w:lineRule="auto"/>
        <w:ind w:left="0" w:hanging="2"/>
        <w:jc w:val="both"/>
        <w:rPr>
          <w:i/>
          <w:color w:val="000000"/>
          <w:sz w:val="20"/>
          <w:szCs w:val="20"/>
        </w:rPr>
      </w:pPr>
    </w:p>
    <w:p w:rsidR="00866C9C" w:rsidRDefault="00866C9C">
      <w:pPr>
        <w:pBdr>
          <w:top w:val="nil"/>
          <w:left w:val="nil"/>
          <w:bottom w:val="nil"/>
          <w:right w:val="nil"/>
          <w:between w:val="nil"/>
        </w:pBdr>
        <w:spacing w:line="240" w:lineRule="auto"/>
        <w:ind w:left="0" w:hanging="2"/>
        <w:jc w:val="both"/>
        <w:rPr>
          <w:i/>
          <w:color w:val="000000"/>
          <w:sz w:val="20"/>
          <w:szCs w:val="20"/>
        </w:rPr>
      </w:pPr>
    </w:p>
    <w:p w:rsidR="00866C9C" w:rsidRDefault="00866C9C">
      <w:pPr>
        <w:pBdr>
          <w:top w:val="nil"/>
          <w:left w:val="nil"/>
          <w:bottom w:val="nil"/>
          <w:right w:val="nil"/>
          <w:between w:val="nil"/>
        </w:pBdr>
        <w:spacing w:line="240" w:lineRule="auto"/>
        <w:ind w:left="0" w:hanging="2"/>
        <w:jc w:val="both"/>
        <w:rPr>
          <w:i/>
          <w:color w:val="000000"/>
          <w:sz w:val="20"/>
          <w:szCs w:val="20"/>
        </w:rPr>
      </w:pPr>
      <w:bookmarkStart w:id="26" w:name="_heading=h.1pxezwc" w:colFirst="0" w:colLast="0"/>
      <w:bookmarkEnd w:id="26"/>
    </w:p>
    <w:p w:rsidR="00866C9C" w:rsidRDefault="0008605A" w:rsidP="00785B18">
      <w:pPr>
        <w:pStyle w:val="Heading1"/>
        <w:numPr>
          <w:ilvl w:val="0"/>
          <w:numId w:val="19"/>
        </w:numPr>
        <w:ind w:left="1" w:hanging="3"/>
      </w:pPr>
      <w:bookmarkStart w:id="27" w:name="_heading=h.49x2ik5" w:colFirst="0" w:colLast="0"/>
      <w:bookmarkEnd w:id="27"/>
      <w:r>
        <w:t xml:space="preserve"> Design Strategies</w:t>
      </w:r>
    </w:p>
    <w:p w:rsidR="00FB0883" w:rsidRPr="008D3BCB" w:rsidRDefault="00FB0883" w:rsidP="00FB0883">
      <w:pPr>
        <w:pBdr>
          <w:top w:val="nil"/>
          <w:left w:val="nil"/>
          <w:bottom w:val="nil"/>
          <w:right w:val="nil"/>
          <w:between w:val="nil"/>
        </w:pBdr>
        <w:ind w:leftChars="0" w:left="0" w:firstLineChars="0" w:hanging="2"/>
        <w:jc w:val="both"/>
        <w:rPr>
          <w:i/>
          <w:sz w:val="20"/>
        </w:rPr>
      </w:pPr>
      <w:bookmarkStart w:id="28" w:name="_heading=h.2p2csry" w:colFirst="0" w:colLast="0"/>
      <w:bookmarkEnd w:id="28"/>
      <w:r w:rsidRPr="008D3BCB">
        <w:rPr>
          <w:i/>
          <w:sz w:val="20"/>
        </w:rPr>
        <w:t>The Express Service Station application will be developed by using the technique of divide and conquer. Basic idea is to partition the system into modules and sub-modules according to the functionality. This will help understand the dependencies within the system.</w:t>
      </w:r>
    </w:p>
    <w:p w:rsidR="00501A28" w:rsidRDefault="00501A28" w:rsidP="00FB0883">
      <w:pPr>
        <w:pBdr>
          <w:top w:val="nil"/>
          <w:left w:val="nil"/>
          <w:bottom w:val="nil"/>
          <w:right w:val="nil"/>
          <w:between w:val="nil"/>
        </w:pBdr>
        <w:ind w:leftChars="0" w:left="0" w:firstLineChars="0" w:hanging="2"/>
        <w:jc w:val="both"/>
        <w:rPr>
          <w:color w:val="000000"/>
          <w:sz w:val="20"/>
          <w:szCs w:val="20"/>
        </w:rPr>
      </w:pPr>
    </w:p>
    <w:p w:rsidR="00FB0883" w:rsidRPr="00916E95" w:rsidRDefault="00FB0883" w:rsidP="00FB0883">
      <w:pPr>
        <w:spacing w:line="360" w:lineRule="auto"/>
        <w:ind w:left="0" w:hanging="2"/>
        <w:jc w:val="both"/>
        <w:rPr>
          <w:rFonts w:ascii="Arial" w:eastAsia="Arial" w:hAnsi="Arial" w:cs="Arial"/>
          <w:b/>
          <w:color w:val="000000"/>
        </w:rPr>
      </w:pPr>
      <w:r w:rsidRPr="00916E95">
        <w:rPr>
          <w:rFonts w:ascii="Arial" w:eastAsia="Arial" w:hAnsi="Arial" w:cs="Arial"/>
          <w:b/>
          <w:color w:val="000000"/>
        </w:rPr>
        <w:t>Future system extension or enhancement</w:t>
      </w:r>
    </w:p>
    <w:p w:rsidR="00FB0883" w:rsidRPr="008D3BCB" w:rsidRDefault="00FB0883" w:rsidP="008D3BCB">
      <w:pPr>
        <w:pBdr>
          <w:top w:val="nil"/>
          <w:left w:val="nil"/>
          <w:bottom w:val="nil"/>
          <w:right w:val="nil"/>
          <w:between w:val="nil"/>
        </w:pBdr>
        <w:ind w:leftChars="0" w:left="0" w:firstLineChars="0" w:hanging="2"/>
        <w:jc w:val="both"/>
        <w:rPr>
          <w:i/>
          <w:sz w:val="20"/>
        </w:rPr>
      </w:pPr>
      <w:r w:rsidRPr="008D3BCB">
        <w:rPr>
          <w:i/>
          <w:sz w:val="20"/>
        </w:rPr>
        <w:lastRenderedPageBreak/>
        <w:t>We have a plan to add more functionalities in the future, to enhance the scope of our application. We will add functionality that the system will be able to provide information on services like it provides future changing services an</w:t>
      </w:r>
      <w:r w:rsidR="00501A28" w:rsidRPr="008D3BCB">
        <w:rPr>
          <w:i/>
          <w:sz w:val="20"/>
        </w:rPr>
        <w:t xml:space="preserve">d payment changes due to </w:t>
      </w:r>
      <w:r w:rsidRPr="008D3BCB">
        <w:rPr>
          <w:i/>
          <w:sz w:val="20"/>
        </w:rPr>
        <w:t>changes</w:t>
      </w:r>
      <w:r w:rsidR="00501A28" w:rsidRPr="008D3BCB">
        <w:rPr>
          <w:i/>
          <w:sz w:val="20"/>
        </w:rPr>
        <w:t xml:space="preserve"> up and down of monetary</w:t>
      </w:r>
      <w:r w:rsidR="003B12FC" w:rsidRPr="008D3BCB">
        <w:rPr>
          <w:i/>
          <w:sz w:val="20"/>
        </w:rPr>
        <w:t xml:space="preserve"> and many other issues.</w:t>
      </w:r>
    </w:p>
    <w:p w:rsidR="00FB0883" w:rsidRPr="00FB0883" w:rsidRDefault="00FB0883" w:rsidP="00FB0883">
      <w:pPr>
        <w:pBdr>
          <w:top w:val="nil"/>
          <w:left w:val="nil"/>
          <w:bottom w:val="nil"/>
          <w:right w:val="nil"/>
          <w:between w:val="nil"/>
        </w:pBdr>
        <w:ind w:leftChars="0" w:left="0" w:firstLineChars="0" w:hanging="2"/>
        <w:jc w:val="both"/>
        <w:rPr>
          <w:color w:val="000000"/>
          <w:sz w:val="20"/>
          <w:szCs w:val="20"/>
        </w:rPr>
      </w:pPr>
    </w:p>
    <w:p w:rsidR="00FB0883" w:rsidRPr="00916E95" w:rsidRDefault="002A60AF" w:rsidP="00FB0883">
      <w:pPr>
        <w:ind w:left="0" w:hanging="2"/>
        <w:jc w:val="both"/>
        <w:rPr>
          <w:rFonts w:ascii="Arial" w:eastAsia="Arial" w:hAnsi="Arial" w:cs="Arial"/>
          <w:b/>
          <w:color w:val="000000"/>
          <w:sz w:val="22"/>
        </w:rPr>
      </w:pPr>
      <w:r w:rsidRPr="00916E95">
        <w:rPr>
          <w:rFonts w:ascii="Arial" w:eastAsia="Arial" w:hAnsi="Arial" w:cs="Arial"/>
          <w:b/>
          <w:color w:val="000000"/>
          <w:sz w:val="22"/>
        </w:rPr>
        <w:t>16</w:t>
      </w:r>
      <w:r w:rsidR="00FB0883" w:rsidRPr="00916E95">
        <w:rPr>
          <w:rFonts w:ascii="Arial" w:eastAsia="Arial" w:hAnsi="Arial" w:cs="Arial"/>
          <w:b/>
          <w:color w:val="000000"/>
          <w:sz w:val="22"/>
        </w:rPr>
        <w:t>.1 Structure design strategy</w:t>
      </w:r>
    </w:p>
    <w:p w:rsidR="00FB0883" w:rsidRPr="008D3BCB" w:rsidRDefault="00FB0883" w:rsidP="00B27963">
      <w:pPr>
        <w:pBdr>
          <w:top w:val="nil"/>
          <w:left w:val="nil"/>
          <w:bottom w:val="nil"/>
          <w:right w:val="nil"/>
          <w:between w:val="nil"/>
        </w:pBdr>
        <w:ind w:leftChars="0" w:left="0" w:firstLineChars="0" w:firstLine="0"/>
        <w:jc w:val="both"/>
        <w:rPr>
          <w:i/>
          <w:sz w:val="20"/>
        </w:rPr>
      </w:pPr>
      <w:r w:rsidRPr="008D3BCB">
        <w:rPr>
          <w:i/>
          <w:sz w:val="20"/>
        </w:rPr>
        <w:t>It gives us the concept of different modules in a proper defined solution. This strategy will help us to be more focused on our issues. It works exactly like the word and conquer. This strategy makes it easier for us to give the accurate and precise solution module and build them up as a complete project.</w:t>
      </w:r>
    </w:p>
    <w:p w:rsidR="00FB0883" w:rsidRPr="00916E95" w:rsidRDefault="002A60AF" w:rsidP="00FB0883">
      <w:pPr>
        <w:ind w:left="0" w:hanging="2"/>
        <w:jc w:val="both"/>
        <w:rPr>
          <w:rFonts w:ascii="Arial" w:eastAsia="Arial" w:hAnsi="Arial" w:cs="Arial"/>
          <w:b/>
          <w:color w:val="000000"/>
          <w:sz w:val="22"/>
        </w:rPr>
      </w:pPr>
      <w:r w:rsidRPr="00916E95">
        <w:rPr>
          <w:rFonts w:ascii="Arial" w:eastAsia="Arial" w:hAnsi="Arial" w:cs="Arial"/>
          <w:b/>
          <w:color w:val="000000"/>
          <w:sz w:val="22"/>
        </w:rPr>
        <w:t>16</w:t>
      </w:r>
      <w:r w:rsidR="00FB0883" w:rsidRPr="00916E95">
        <w:rPr>
          <w:rFonts w:ascii="Arial" w:eastAsia="Arial" w:hAnsi="Arial" w:cs="Arial"/>
          <w:b/>
          <w:color w:val="000000"/>
          <w:sz w:val="22"/>
        </w:rPr>
        <w:t>.2 Future enhancement:</w:t>
      </w:r>
    </w:p>
    <w:p w:rsidR="00FB0883" w:rsidRPr="008D3BCB" w:rsidRDefault="00FB0883" w:rsidP="008D3BCB">
      <w:pPr>
        <w:pBdr>
          <w:top w:val="nil"/>
          <w:left w:val="nil"/>
          <w:bottom w:val="nil"/>
          <w:right w:val="nil"/>
          <w:between w:val="nil"/>
        </w:pBdr>
        <w:ind w:leftChars="0" w:left="0" w:firstLineChars="0" w:hanging="2"/>
        <w:jc w:val="both"/>
        <w:rPr>
          <w:i/>
          <w:sz w:val="20"/>
        </w:rPr>
      </w:pPr>
      <w:r w:rsidRPr="0096764C">
        <w:rPr>
          <w:i/>
          <w:sz w:val="20"/>
        </w:rPr>
        <w:t>There is a possibility of enhancement in application's scope as new modification and technologies trends in vehic</w:t>
      </w:r>
      <w:r w:rsidR="00104E40">
        <w:rPr>
          <w:i/>
          <w:sz w:val="20"/>
        </w:rPr>
        <w:t xml:space="preserve">les are being changed. New </w:t>
      </w:r>
      <w:r w:rsidRPr="0096764C">
        <w:rPr>
          <w:i/>
          <w:sz w:val="20"/>
        </w:rPr>
        <w:t>details may be added with the passage of time</w:t>
      </w:r>
      <w:r w:rsidRPr="008D3BCB">
        <w:rPr>
          <w:i/>
          <w:sz w:val="20"/>
        </w:rPr>
        <w:t>.</w:t>
      </w:r>
    </w:p>
    <w:p w:rsidR="00FB0883" w:rsidRDefault="00FB0883" w:rsidP="00FB0883">
      <w:pPr>
        <w:ind w:left="0" w:hanging="2"/>
        <w:jc w:val="both"/>
        <w:rPr>
          <w:sz w:val="22"/>
          <w:szCs w:val="22"/>
        </w:rPr>
      </w:pPr>
    </w:p>
    <w:p w:rsidR="00FB0883" w:rsidRPr="00916E95" w:rsidRDefault="002A60AF" w:rsidP="00FB0883">
      <w:pPr>
        <w:ind w:left="0" w:hanging="2"/>
        <w:jc w:val="both"/>
        <w:rPr>
          <w:rFonts w:ascii="Arial" w:eastAsia="Arial" w:hAnsi="Arial" w:cs="Arial"/>
          <w:b/>
          <w:color w:val="000000"/>
          <w:sz w:val="22"/>
        </w:rPr>
      </w:pPr>
      <w:r w:rsidRPr="00916E95">
        <w:rPr>
          <w:rFonts w:ascii="Arial" w:eastAsia="Arial" w:hAnsi="Arial" w:cs="Arial"/>
          <w:b/>
          <w:color w:val="000000"/>
          <w:sz w:val="22"/>
        </w:rPr>
        <w:t>16</w:t>
      </w:r>
      <w:r w:rsidR="00FB0883" w:rsidRPr="00916E95">
        <w:rPr>
          <w:rFonts w:ascii="Arial" w:eastAsia="Arial" w:hAnsi="Arial" w:cs="Arial"/>
          <w:b/>
          <w:color w:val="000000"/>
          <w:sz w:val="22"/>
        </w:rPr>
        <w:t>.3 User interface paradigm:</w:t>
      </w:r>
    </w:p>
    <w:p w:rsidR="00FB0883" w:rsidRPr="008D3BCB" w:rsidRDefault="00FB0883" w:rsidP="008D3BCB">
      <w:pPr>
        <w:pBdr>
          <w:top w:val="nil"/>
          <w:left w:val="nil"/>
          <w:bottom w:val="nil"/>
          <w:right w:val="nil"/>
          <w:between w:val="nil"/>
        </w:pBdr>
        <w:ind w:leftChars="0" w:left="0" w:firstLineChars="0" w:hanging="2"/>
        <w:jc w:val="both"/>
        <w:rPr>
          <w:i/>
          <w:sz w:val="20"/>
        </w:rPr>
      </w:pPr>
      <w:r w:rsidRPr="0096764C">
        <w:rPr>
          <w:i/>
          <w:sz w:val="20"/>
        </w:rPr>
        <w:t>System well build is UI on web depending on the role of GUI. UI must be user-friendly, effective and easy to acknowledge</w:t>
      </w:r>
      <w:r w:rsidRPr="008D3BCB">
        <w:rPr>
          <w:i/>
          <w:sz w:val="20"/>
        </w:rPr>
        <w:t>.</w:t>
      </w:r>
    </w:p>
    <w:p w:rsidR="00FB0883" w:rsidRPr="00916E95" w:rsidRDefault="002A60AF" w:rsidP="00FB0883">
      <w:pPr>
        <w:ind w:left="0" w:hanging="2"/>
        <w:jc w:val="both"/>
        <w:rPr>
          <w:rFonts w:ascii="Arial" w:eastAsia="Arial" w:hAnsi="Arial" w:cs="Arial"/>
          <w:b/>
          <w:color w:val="000000"/>
          <w:sz w:val="22"/>
        </w:rPr>
      </w:pPr>
      <w:r w:rsidRPr="00916E95">
        <w:rPr>
          <w:rFonts w:ascii="Arial" w:eastAsia="Arial" w:hAnsi="Arial" w:cs="Arial"/>
          <w:b/>
          <w:color w:val="000000"/>
          <w:sz w:val="22"/>
        </w:rPr>
        <w:t>16</w:t>
      </w:r>
      <w:r w:rsidR="00FB0883" w:rsidRPr="00916E95">
        <w:rPr>
          <w:rFonts w:ascii="Arial" w:eastAsia="Arial" w:hAnsi="Arial" w:cs="Arial"/>
          <w:b/>
          <w:color w:val="000000"/>
          <w:sz w:val="22"/>
        </w:rPr>
        <w:t>.4 Reusability:</w:t>
      </w:r>
    </w:p>
    <w:p w:rsidR="00FB0883" w:rsidRPr="0096764C" w:rsidRDefault="00FB0883" w:rsidP="008D3BCB">
      <w:pPr>
        <w:pBdr>
          <w:top w:val="nil"/>
          <w:left w:val="nil"/>
          <w:bottom w:val="nil"/>
          <w:right w:val="nil"/>
          <w:between w:val="nil"/>
        </w:pBdr>
        <w:ind w:leftChars="0" w:left="0" w:firstLineChars="0" w:hanging="2"/>
        <w:jc w:val="both"/>
        <w:rPr>
          <w:i/>
          <w:sz w:val="20"/>
        </w:rPr>
      </w:pPr>
      <w:r w:rsidRPr="0096764C">
        <w:rPr>
          <w:i/>
          <w:sz w:val="20"/>
        </w:rPr>
        <w:t>The Express Service Station application will be designed following the principles of portability and interoperability. Its modules ca</w:t>
      </w:r>
      <w:r w:rsidR="00857AD0">
        <w:rPr>
          <w:i/>
          <w:sz w:val="20"/>
        </w:rPr>
        <w:t>n be reused in other</w:t>
      </w:r>
      <w:r w:rsidRPr="0096764C">
        <w:rPr>
          <w:i/>
          <w:sz w:val="20"/>
        </w:rPr>
        <w:t xml:space="preserve"> applications.</w:t>
      </w:r>
    </w:p>
    <w:p w:rsidR="00866C9C" w:rsidRDefault="00866C9C" w:rsidP="00FB0883">
      <w:pPr>
        <w:ind w:leftChars="0" w:left="0" w:firstLineChars="0" w:firstLine="0"/>
        <w:jc w:val="both"/>
        <w:rPr>
          <w:sz w:val="20"/>
          <w:szCs w:val="20"/>
        </w:rPr>
      </w:pPr>
    </w:p>
    <w:p w:rsidR="00866C9C" w:rsidRDefault="0008605A" w:rsidP="00785B18">
      <w:pPr>
        <w:pStyle w:val="Heading1"/>
        <w:numPr>
          <w:ilvl w:val="0"/>
          <w:numId w:val="19"/>
        </w:numPr>
        <w:spacing w:after="100"/>
        <w:ind w:left="1" w:hanging="3"/>
      </w:pPr>
      <w:bookmarkStart w:id="29" w:name="_heading=h.147n2zr" w:colFirst="0" w:colLast="0"/>
      <w:bookmarkEnd w:id="29"/>
      <w:r>
        <w:t xml:space="preserve">  Detailed System Design</w:t>
      </w:r>
    </w:p>
    <w:p w:rsidR="00C46687" w:rsidRPr="009B01C0" w:rsidRDefault="009F5EEF" w:rsidP="00C46687">
      <w:pPr>
        <w:pStyle w:val="H2"/>
        <w:spacing w:after="120"/>
        <w:ind w:left="0" w:hanging="2"/>
        <w:jc w:val="both"/>
        <w:rPr>
          <w:i/>
          <w:iCs/>
          <w:sz w:val="24"/>
        </w:rPr>
      </w:pPr>
      <w:r>
        <w:rPr>
          <w:i/>
          <w:iCs/>
          <w:sz w:val="24"/>
        </w:rPr>
        <w:t>Use Case Diagram</w:t>
      </w:r>
    </w:p>
    <w:p w:rsidR="00C46687" w:rsidRPr="0096764C" w:rsidRDefault="00C46687" w:rsidP="00C46687">
      <w:pPr>
        <w:pBdr>
          <w:top w:val="nil"/>
          <w:left w:val="nil"/>
          <w:bottom w:val="nil"/>
          <w:right w:val="nil"/>
          <w:between w:val="nil"/>
        </w:pBdr>
        <w:ind w:left="0" w:hanging="2"/>
        <w:jc w:val="both"/>
        <w:rPr>
          <w:i/>
          <w:sz w:val="20"/>
        </w:rPr>
      </w:pPr>
      <w:r w:rsidRPr="0096764C">
        <w:rPr>
          <w:i/>
          <w:sz w:val="20"/>
        </w:rPr>
        <w:t>Use cases are written for understanding the Express Service Station application’s behavior from the user point of view. Each use case describes a different scenario and application response.</w:t>
      </w:r>
    </w:p>
    <w:p w:rsidR="00C46687" w:rsidRDefault="00C46687" w:rsidP="008D3BCB">
      <w:pPr>
        <w:pBdr>
          <w:top w:val="nil"/>
          <w:left w:val="nil"/>
          <w:bottom w:val="nil"/>
          <w:right w:val="nil"/>
          <w:between w:val="nil"/>
        </w:pBdr>
        <w:ind w:leftChars="0" w:left="0" w:firstLineChars="0" w:hanging="2"/>
        <w:jc w:val="both"/>
        <w:rPr>
          <w:i/>
          <w:sz w:val="20"/>
        </w:rPr>
      </w:pPr>
      <w:r w:rsidRPr="0096764C">
        <w:rPr>
          <w:i/>
          <w:sz w:val="20"/>
        </w:rPr>
        <w:t xml:space="preserve">The user case diagram here explains the working environment of the Express Service Station application. That is how the user interacts with the system and how the modules such as “Services”, “Packages”, “login &amp; logout” and “Database” are interconnected. </w:t>
      </w:r>
    </w:p>
    <w:p w:rsidR="00743278" w:rsidRDefault="006A2174" w:rsidP="00743278">
      <w:pPr>
        <w:keepNext/>
        <w:pBdr>
          <w:top w:val="nil"/>
          <w:left w:val="nil"/>
          <w:bottom w:val="nil"/>
          <w:right w:val="nil"/>
          <w:between w:val="nil"/>
        </w:pBdr>
        <w:ind w:left="0" w:hanging="2"/>
        <w:jc w:val="both"/>
      </w:pPr>
      <w:r>
        <w:rPr>
          <w:i/>
          <w:noProof/>
          <w:sz w:val="20"/>
        </w:rPr>
        <w:lastRenderedPageBreak/>
        <w:drawing>
          <wp:inline distT="0" distB="0" distL="0" distR="0" wp14:anchorId="1B466252" wp14:editId="7636A7BF">
            <wp:extent cx="5943600" cy="6269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final.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69355"/>
                    </a:xfrm>
                    <a:prstGeom prst="rect">
                      <a:avLst/>
                    </a:prstGeom>
                  </pic:spPr>
                </pic:pic>
              </a:graphicData>
            </a:graphic>
          </wp:inline>
        </w:drawing>
      </w:r>
    </w:p>
    <w:p w:rsidR="00743278" w:rsidRDefault="00743278" w:rsidP="00743278">
      <w:pPr>
        <w:pStyle w:val="Caption"/>
        <w:ind w:leftChars="0" w:left="720" w:firstLineChars="0" w:firstLine="720"/>
        <w:jc w:val="both"/>
      </w:pPr>
    </w:p>
    <w:p w:rsidR="00C46687" w:rsidRPr="0096764C" w:rsidRDefault="00743278" w:rsidP="00743278">
      <w:pPr>
        <w:pStyle w:val="Caption"/>
        <w:ind w:leftChars="0" w:left="2880" w:firstLineChars="0" w:firstLine="720"/>
        <w:jc w:val="both"/>
        <w:rPr>
          <w:i/>
        </w:rPr>
      </w:pPr>
      <w:r>
        <w:t xml:space="preserve">Figure </w:t>
      </w:r>
      <w:r w:rsidR="006E4734">
        <w:fldChar w:fldCharType="begin"/>
      </w:r>
      <w:r w:rsidR="006E4734">
        <w:instrText xml:space="preserve"> SEQ Figure \* ARABIC </w:instrText>
      </w:r>
      <w:r w:rsidR="006E4734">
        <w:fldChar w:fldCharType="separate"/>
      </w:r>
      <w:r w:rsidR="00880B80">
        <w:rPr>
          <w:noProof/>
        </w:rPr>
        <w:t>3</w:t>
      </w:r>
      <w:r w:rsidR="006E4734">
        <w:rPr>
          <w:noProof/>
        </w:rPr>
        <w:fldChar w:fldCharType="end"/>
      </w:r>
      <w:r>
        <w:t>- Use Case Diagram</w:t>
      </w:r>
    </w:p>
    <w:p w:rsidR="00C46687" w:rsidRDefault="00C46687">
      <w:pPr>
        <w:pBdr>
          <w:top w:val="nil"/>
          <w:left w:val="nil"/>
          <w:bottom w:val="nil"/>
          <w:right w:val="nil"/>
          <w:between w:val="nil"/>
        </w:pBdr>
        <w:ind w:left="0" w:hanging="2"/>
        <w:jc w:val="both"/>
        <w:rPr>
          <w:color w:val="000000"/>
          <w:sz w:val="20"/>
          <w:szCs w:val="20"/>
        </w:rPr>
      </w:pPr>
    </w:p>
    <w:p w:rsidR="00C46687" w:rsidRPr="006D007B" w:rsidRDefault="00C46687" w:rsidP="00C46687">
      <w:pPr>
        <w:pStyle w:val="H2"/>
        <w:spacing w:after="120"/>
        <w:ind w:left="0" w:hanging="2"/>
        <w:jc w:val="both"/>
        <w:rPr>
          <w:i/>
          <w:iCs/>
          <w:sz w:val="24"/>
        </w:rPr>
      </w:pPr>
      <w:bookmarkStart w:id="30" w:name="_Toc534602099"/>
      <w:bookmarkStart w:id="31" w:name="_Toc534602254"/>
      <w:bookmarkStart w:id="32" w:name="_Toc51264303"/>
      <w:bookmarkStart w:id="33" w:name="_Toc51415515"/>
      <w:r w:rsidRPr="006D007B">
        <w:rPr>
          <w:i/>
          <w:iCs/>
          <w:sz w:val="24"/>
        </w:rPr>
        <w:t>Use Case</w:t>
      </w:r>
      <w:bookmarkEnd w:id="30"/>
      <w:bookmarkEnd w:id="31"/>
      <w:bookmarkEnd w:id="32"/>
      <w:r w:rsidRPr="006D007B">
        <w:rPr>
          <w:i/>
          <w:iCs/>
          <w:sz w:val="24"/>
        </w:rPr>
        <w:t xml:space="preserve"> Description</w:t>
      </w:r>
      <w:bookmarkEnd w:id="33"/>
    </w:p>
    <w:p w:rsidR="00C46687" w:rsidRDefault="00C46687" w:rsidP="008D3BCB">
      <w:pPr>
        <w:pBdr>
          <w:top w:val="nil"/>
          <w:left w:val="nil"/>
          <w:bottom w:val="nil"/>
          <w:right w:val="nil"/>
          <w:between w:val="nil"/>
        </w:pBdr>
        <w:ind w:leftChars="0" w:left="0" w:firstLineChars="0" w:hanging="2"/>
        <w:jc w:val="both"/>
        <w:rPr>
          <w:i/>
          <w:sz w:val="20"/>
        </w:rPr>
      </w:pPr>
      <w:r>
        <w:rPr>
          <w:i/>
          <w:sz w:val="20"/>
        </w:rPr>
        <w:t>Each Use Case has a description, which describes the functionality that will be built in the proposed system. The template for Use Case descriptio</w:t>
      </w:r>
      <w:ins w:id="34" w:author="Maryum Xedi" w:date="2002-04-03T20:04:00Z">
        <w:r>
          <w:rPr>
            <w:i/>
            <w:sz w:val="20"/>
          </w:rPr>
          <w:t>n</w:t>
        </w:r>
      </w:ins>
      <w:del w:id="35" w:author="Maryum Xedi" w:date="2002-04-03T20:04:00Z">
        <w:r>
          <w:rPr>
            <w:i/>
            <w:sz w:val="20"/>
          </w:rPr>
          <w:delText>n</w:delText>
        </w:r>
      </w:del>
      <w:del w:id="36" w:author="moazzam" w:date="2002-02-11T18:30:00Z">
        <w:r>
          <w:rPr>
            <w:i/>
            <w:sz w:val="20"/>
          </w:rPr>
          <w:delText xml:space="preserve"> wil</w:delText>
        </w:r>
      </w:del>
      <w:del w:id="37" w:author="Maryum Xedi" w:date="2002-04-03T20:04:00Z">
        <w:r>
          <w:rPr>
            <w:i/>
            <w:sz w:val="20"/>
          </w:rPr>
          <w:delText>l</w:delText>
        </w:r>
      </w:del>
      <w:r>
        <w:rPr>
          <w:i/>
          <w:sz w:val="20"/>
        </w:rPr>
        <w:t xml:space="preserve"> is given below</w:t>
      </w:r>
      <w:del w:id="38" w:author="Maryum Xedi" w:date="2002-04-03T20:04:00Z">
        <w:r>
          <w:rPr>
            <w:i/>
            <w:sz w:val="20"/>
          </w:rPr>
          <w:delText xml:space="preserve"> (template is given  on next page)</w:delText>
        </w:r>
      </w:del>
      <w:r>
        <w:rPr>
          <w:i/>
          <w:sz w:val="20"/>
        </w:rPr>
        <w:t>:</w:t>
      </w:r>
    </w:p>
    <w:p w:rsidR="00C46687" w:rsidRDefault="00C46687" w:rsidP="00C46687">
      <w:pPr>
        <w:ind w:left="0" w:hanging="2"/>
        <w:jc w:val="both"/>
        <w:rPr>
          <w:i/>
          <w:sz w:val="20"/>
        </w:rPr>
      </w:pPr>
    </w:p>
    <w:p w:rsidR="00866C9C" w:rsidRDefault="00866C9C">
      <w:pPr>
        <w:pBdr>
          <w:top w:val="nil"/>
          <w:left w:val="nil"/>
          <w:bottom w:val="nil"/>
          <w:right w:val="nil"/>
          <w:between w:val="nil"/>
        </w:pBdr>
        <w:spacing w:line="240" w:lineRule="auto"/>
        <w:ind w:left="0" w:hanging="2"/>
        <w:jc w:val="both"/>
        <w:rPr>
          <w:i/>
          <w:color w:val="000000"/>
          <w:sz w:val="20"/>
          <w:szCs w:val="20"/>
        </w:rPr>
      </w:pPr>
    </w:p>
    <w:p w:rsidR="00C46687" w:rsidRDefault="00C46687" w:rsidP="00785B18">
      <w:pPr>
        <w:numPr>
          <w:ilvl w:val="0"/>
          <w:numId w:val="6"/>
        </w:numPr>
        <w:shd w:val="clear" w:color="auto" w:fill="FFFFFF"/>
        <w:ind w:left="0" w:hanging="2"/>
        <w:rPr>
          <w:rFonts w:ascii="Arial" w:eastAsia="Arial" w:hAnsi="Arial" w:cs="Arial"/>
          <w:color w:val="000000"/>
          <w:u w:val="single"/>
        </w:rPr>
      </w:pPr>
      <w:r>
        <w:rPr>
          <w:rFonts w:ascii="Arial" w:eastAsia="Arial" w:hAnsi="Arial" w:cs="Arial"/>
          <w:b/>
          <w:color w:val="000000"/>
          <w:u w:val="single"/>
        </w:rPr>
        <w:t>Use Cases:</w:t>
      </w:r>
    </w:p>
    <w:p w:rsidR="00C46687" w:rsidRDefault="00C46687" w:rsidP="00C46687">
      <w:pPr>
        <w:shd w:val="clear" w:color="auto" w:fill="FFFFFF"/>
        <w:ind w:left="0" w:hanging="2"/>
        <w:rPr>
          <w:rFonts w:ascii="Arial" w:eastAsia="Arial" w:hAnsi="Arial" w:cs="Arial"/>
          <w:color w:val="000000"/>
        </w:rPr>
      </w:pPr>
    </w:p>
    <w:tbl>
      <w:tblPr>
        <w:tblStyle w:val="a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7456"/>
      </w:tblGrid>
      <w:tr w:rsidR="00C46687" w:rsidTr="00DF2C66">
        <w:tc>
          <w:tcPr>
            <w:tcW w:w="9355" w:type="dxa"/>
            <w:gridSpan w:val="2"/>
          </w:tcPr>
          <w:p w:rsidR="00C46687" w:rsidRDefault="00C46687" w:rsidP="00DF2C66">
            <w:pPr>
              <w:ind w:left="1" w:hanging="3"/>
              <w:rPr>
                <w:rFonts w:ascii="Arial" w:eastAsia="Arial" w:hAnsi="Arial" w:cs="Arial"/>
                <w:b/>
                <w:u w:val="single"/>
              </w:rPr>
            </w:pPr>
            <w:r>
              <w:rPr>
                <w:b/>
                <w:sz w:val="28"/>
              </w:rPr>
              <w:t xml:space="preserve">                                               User Registration</w:t>
            </w:r>
          </w:p>
        </w:tc>
      </w:tr>
      <w:tr w:rsidR="00C46687" w:rsidTr="00DF2C66">
        <w:tc>
          <w:tcPr>
            <w:tcW w:w="1899" w:type="dxa"/>
          </w:tcPr>
          <w:p w:rsidR="00C46687" w:rsidRDefault="00C46687" w:rsidP="00DF2C66">
            <w:pPr>
              <w:shd w:val="clear" w:color="auto" w:fill="FFFFFF"/>
              <w:ind w:left="0" w:hanging="2"/>
              <w:rPr>
                <w:rFonts w:ascii="Arial" w:eastAsia="Arial" w:hAnsi="Arial" w:cs="Arial"/>
                <w:sz w:val="22"/>
                <w:szCs w:val="22"/>
                <w:u w:val="single"/>
              </w:rPr>
            </w:pPr>
            <w:r>
              <w:rPr>
                <w:rFonts w:ascii="Arial" w:eastAsia="Arial" w:hAnsi="Arial" w:cs="Arial"/>
                <w:b/>
                <w:sz w:val="22"/>
                <w:szCs w:val="22"/>
                <w:u w:val="single"/>
              </w:rPr>
              <w:lastRenderedPageBreak/>
              <w:t>Use Case No:</w:t>
            </w:r>
          </w:p>
          <w:p w:rsidR="00C46687" w:rsidRDefault="00C46687" w:rsidP="00DF2C66">
            <w:pPr>
              <w:ind w:left="0" w:hanging="2"/>
              <w:rPr>
                <w:rFonts w:ascii="Arial" w:eastAsia="Arial" w:hAnsi="Arial" w:cs="Arial"/>
                <w:sz w:val="22"/>
                <w:szCs w:val="22"/>
                <w:u w:val="single"/>
              </w:rPr>
            </w:pPr>
          </w:p>
        </w:tc>
        <w:tc>
          <w:tcPr>
            <w:tcW w:w="7456" w:type="dxa"/>
          </w:tcPr>
          <w:p w:rsidR="00C46687" w:rsidRDefault="00C46687" w:rsidP="00DF2C66">
            <w:pPr>
              <w:ind w:left="0" w:hanging="2"/>
              <w:rPr>
                <w:rFonts w:ascii="Arial" w:eastAsia="Arial" w:hAnsi="Arial" w:cs="Arial"/>
                <w:u w:val="single"/>
              </w:rPr>
            </w:pPr>
            <w:r>
              <w:rPr>
                <w:rFonts w:ascii="Arial" w:eastAsia="Arial" w:hAnsi="Arial" w:cs="Arial"/>
                <w:b/>
                <w:u w:val="single"/>
              </w:rPr>
              <w:t>1</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Use Case Name:</w:t>
            </w:r>
          </w:p>
        </w:tc>
        <w:tc>
          <w:tcPr>
            <w:tcW w:w="7456" w:type="dxa"/>
          </w:tcPr>
          <w:p w:rsidR="00C46687" w:rsidRDefault="00C46687" w:rsidP="008A5759">
            <w:pPr>
              <w:ind w:leftChars="0" w:left="0" w:firstLineChars="0" w:hanging="2"/>
              <w:jc w:val="both"/>
              <w:rPr>
                <w:color w:val="000000"/>
                <w:sz w:val="20"/>
                <w:szCs w:val="20"/>
              </w:rPr>
            </w:pPr>
            <w:r w:rsidRPr="008A5759">
              <w:rPr>
                <w:i/>
                <w:sz w:val="20"/>
              </w:rPr>
              <w:t>User, Admin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Description:</w:t>
            </w:r>
          </w:p>
        </w:tc>
        <w:tc>
          <w:tcPr>
            <w:tcW w:w="7456" w:type="dxa"/>
          </w:tcPr>
          <w:p w:rsidR="00C46687" w:rsidRPr="008A5759" w:rsidRDefault="00C46687" w:rsidP="008A5759">
            <w:pPr>
              <w:ind w:leftChars="0" w:left="0" w:firstLineChars="0" w:hanging="2"/>
              <w:jc w:val="both"/>
              <w:rPr>
                <w:i/>
                <w:sz w:val="20"/>
              </w:rPr>
            </w:pPr>
            <w:r w:rsidRPr="008A5759">
              <w:rPr>
                <w:i/>
                <w:sz w:val="20"/>
              </w:rPr>
              <w:t xml:space="preserve"> Create an account use case that allows admin, and customer to create their accounts and become a registered member.</w:t>
            </w:r>
          </w:p>
          <w:p w:rsidR="00C46687" w:rsidRDefault="00C46687" w:rsidP="00DF2C66">
            <w:pPr>
              <w:ind w:left="0" w:hanging="2"/>
              <w:rPr>
                <w:color w:val="000000"/>
                <w:sz w:val="20"/>
                <w:szCs w:val="20"/>
              </w:rPr>
            </w:pP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Preconditions:</w:t>
            </w:r>
          </w:p>
        </w:tc>
        <w:tc>
          <w:tcPr>
            <w:tcW w:w="7456" w:type="dxa"/>
          </w:tcPr>
          <w:p w:rsidR="00C46687" w:rsidRPr="001A1664" w:rsidRDefault="00C46687" w:rsidP="008A5759">
            <w:pPr>
              <w:ind w:leftChars="0" w:left="0" w:firstLineChars="0" w:hanging="2"/>
              <w:jc w:val="both"/>
              <w:rPr>
                <w:i/>
                <w:sz w:val="20"/>
              </w:rPr>
            </w:pPr>
            <w:r w:rsidRPr="00876595">
              <w:rPr>
                <w:i/>
                <w:sz w:val="20"/>
              </w:rPr>
              <w:t>User should be on home screen of the web application.</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Inputs:</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Admin enters the id, name, email, and password.</w:t>
            </w:r>
          </w:p>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User enter Name, id, email, and password.</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Main Course:</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The system will ask to choose a strong password.</w:t>
            </w:r>
          </w:p>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The system will ask to re-enter the password.</w:t>
            </w:r>
          </w:p>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The account will be created after clicking on the signup button.</w:t>
            </w:r>
          </w:p>
          <w:p w:rsidR="00C46687" w:rsidRDefault="00C46687" w:rsidP="00DF2C66">
            <w:pPr>
              <w:ind w:left="0" w:hanging="2"/>
              <w:rPr>
                <w:color w:val="000000"/>
                <w:sz w:val="20"/>
                <w:szCs w:val="20"/>
              </w:rPr>
            </w:pP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Outputs:</w:t>
            </w:r>
          </w:p>
        </w:tc>
        <w:tc>
          <w:tcPr>
            <w:tcW w:w="7456" w:type="dxa"/>
          </w:tcPr>
          <w:p w:rsidR="00C46687" w:rsidRPr="008A5759" w:rsidRDefault="00C46687" w:rsidP="00DF2C66">
            <w:pPr>
              <w:shd w:val="clear" w:color="auto" w:fill="FFFFFF"/>
              <w:ind w:leftChars="0" w:left="0" w:firstLineChars="0" w:firstLine="0"/>
              <w:rPr>
                <w:i/>
                <w:sz w:val="20"/>
              </w:rPr>
            </w:pPr>
            <w:r w:rsidRPr="008A5759">
              <w:rPr>
                <w:i/>
                <w:sz w:val="20"/>
              </w:rPr>
              <w:t>customers, and admin are now registered.</w:t>
            </w:r>
          </w:p>
          <w:p w:rsidR="00C46687" w:rsidRPr="008A5759" w:rsidRDefault="00C46687" w:rsidP="00DF2C66">
            <w:pPr>
              <w:ind w:left="0" w:hanging="2"/>
              <w:rPr>
                <w:i/>
                <w:sz w:val="20"/>
              </w:rPr>
            </w:pP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Post conditions</w:t>
            </w:r>
            <w:r>
              <w:rPr>
                <w:color w:val="000000"/>
                <w:sz w:val="22"/>
                <w:szCs w:val="22"/>
              </w:rPr>
              <w:t>:</w:t>
            </w:r>
          </w:p>
          <w:p w:rsidR="00C46687" w:rsidRDefault="00C46687" w:rsidP="00DF2C66">
            <w:pPr>
              <w:ind w:left="0" w:hanging="2"/>
              <w:rPr>
                <w:color w:val="000000"/>
                <w:sz w:val="22"/>
                <w:szCs w:val="22"/>
              </w:rPr>
            </w:pPr>
          </w:p>
        </w:tc>
        <w:tc>
          <w:tcPr>
            <w:tcW w:w="7456" w:type="dxa"/>
          </w:tcPr>
          <w:p w:rsidR="00C46687" w:rsidRPr="008A5759" w:rsidRDefault="00C46687" w:rsidP="008A5759">
            <w:pPr>
              <w:shd w:val="clear" w:color="auto" w:fill="FFFFFF"/>
              <w:ind w:leftChars="0" w:left="0" w:firstLineChars="0" w:firstLine="0"/>
              <w:rPr>
                <w:i/>
                <w:sz w:val="20"/>
              </w:rPr>
            </w:pPr>
            <w:r w:rsidRPr="008A5759">
              <w:rPr>
                <w:i/>
                <w:sz w:val="20"/>
              </w:rPr>
              <w:t>Actors successfully register and view the services.</w:t>
            </w:r>
          </w:p>
          <w:p w:rsidR="00C46687" w:rsidRPr="000F2570" w:rsidRDefault="00C46687" w:rsidP="00DF2C66">
            <w:pPr>
              <w:tabs>
                <w:tab w:val="left" w:pos="4521"/>
              </w:tabs>
              <w:ind w:left="0" w:hanging="2"/>
              <w:rPr>
                <w:sz w:val="20"/>
                <w:szCs w:val="20"/>
              </w:rPr>
            </w:pPr>
            <w:r>
              <w:rPr>
                <w:sz w:val="20"/>
                <w:szCs w:val="20"/>
              </w:rPr>
              <w:tab/>
            </w:r>
            <w:r>
              <w:rPr>
                <w:sz w:val="20"/>
                <w:szCs w:val="20"/>
              </w:rPr>
              <w:tab/>
            </w:r>
          </w:p>
        </w:tc>
      </w:tr>
    </w:tbl>
    <w:p w:rsidR="00C46687" w:rsidRDefault="00C46687" w:rsidP="00C46687">
      <w:pPr>
        <w:shd w:val="clear" w:color="auto" w:fill="FFFFFF"/>
        <w:tabs>
          <w:tab w:val="left" w:pos="5323"/>
        </w:tabs>
        <w:ind w:left="1" w:hanging="3"/>
        <w:rPr>
          <w:color w:val="000000"/>
          <w:sz w:val="28"/>
          <w:szCs w:val="28"/>
        </w:rPr>
      </w:pPr>
      <w:r>
        <w:rPr>
          <w:color w:val="000000"/>
          <w:sz w:val="28"/>
          <w:szCs w:val="28"/>
        </w:rPr>
        <w:tab/>
      </w:r>
      <w:r>
        <w:rPr>
          <w:color w:val="000000"/>
          <w:sz w:val="28"/>
          <w:szCs w:val="28"/>
        </w:rPr>
        <w:tab/>
      </w:r>
    </w:p>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tbl>
      <w:tblPr>
        <w:tblStyle w:val="a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7456"/>
      </w:tblGrid>
      <w:tr w:rsidR="00C46687" w:rsidTr="00DF2C66">
        <w:tc>
          <w:tcPr>
            <w:tcW w:w="9355" w:type="dxa"/>
            <w:gridSpan w:val="2"/>
          </w:tcPr>
          <w:p w:rsidR="00C46687" w:rsidRDefault="00C46687" w:rsidP="00DF2C66">
            <w:pPr>
              <w:ind w:left="1" w:hanging="3"/>
              <w:rPr>
                <w:rFonts w:ascii="Arial" w:eastAsia="Arial" w:hAnsi="Arial" w:cs="Arial"/>
                <w:b/>
                <w:u w:val="single"/>
              </w:rPr>
            </w:pPr>
            <w:r>
              <w:rPr>
                <w:b/>
                <w:sz w:val="28"/>
              </w:rPr>
              <w:t xml:space="preserve">                                               Select Service Station</w:t>
            </w:r>
          </w:p>
        </w:tc>
      </w:tr>
      <w:tr w:rsidR="00C46687" w:rsidTr="00DF2C66">
        <w:tc>
          <w:tcPr>
            <w:tcW w:w="1899" w:type="dxa"/>
          </w:tcPr>
          <w:p w:rsidR="00C46687" w:rsidRDefault="00C46687" w:rsidP="00DF2C66">
            <w:pPr>
              <w:shd w:val="clear" w:color="auto" w:fill="FFFFFF"/>
              <w:ind w:left="0" w:hanging="2"/>
              <w:rPr>
                <w:rFonts w:ascii="Arial" w:eastAsia="Arial" w:hAnsi="Arial" w:cs="Arial"/>
                <w:sz w:val="22"/>
                <w:szCs w:val="22"/>
                <w:u w:val="single"/>
              </w:rPr>
            </w:pPr>
            <w:r>
              <w:rPr>
                <w:rFonts w:ascii="Arial" w:eastAsia="Arial" w:hAnsi="Arial" w:cs="Arial"/>
                <w:b/>
                <w:sz w:val="22"/>
                <w:szCs w:val="22"/>
                <w:u w:val="single"/>
              </w:rPr>
              <w:t>Use Case No:</w:t>
            </w:r>
          </w:p>
          <w:p w:rsidR="00C46687" w:rsidRDefault="00C46687" w:rsidP="00DF2C66">
            <w:pPr>
              <w:ind w:left="0" w:hanging="2"/>
              <w:rPr>
                <w:rFonts w:ascii="Arial" w:eastAsia="Arial" w:hAnsi="Arial" w:cs="Arial"/>
                <w:sz w:val="22"/>
                <w:szCs w:val="22"/>
                <w:u w:val="single"/>
              </w:rPr>
            </w:pPr>
          </w:p>
        </w:tc>
        <w:tc>
          <w:tcPr>
            <w:tcW w:w="7456" w:type="dxa"/>
          </w:tcPr>
          <w:p w:rsidR="00C46687" w:rsidRDefault="00C46687" w:rsidP="00DF2C66">
            <w:pPr>
              <w:ind w:left="0" w:hanging="2"/>
              <w:rPr>
                <w:rFonts w:ascii="Arial" w:eastAsia="Arial" w:hAnsi="Arial" w:cs="Arial"/>
                <w:u w:val="single"/>
              </w:rPr>
            </w:pPr>
            <w:r>
              <w:rPr>
                <w:rFonts w:ascii="Arial" w:eastAsia="Arial" w:hAnsi="Arial" w:cs="Arial"/>
                <w:b/>
                <w:u w:val="single"/>
              </w:rPr>
              <w:t>2</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Use Case Name:</w:t>
            </w:r>
          </w:p>
        </w:tc>
        <w:tc>
          <w:tcPr>
            <w:tcW w:w="7456" w:type="dxa"/>
          </w:tcPr>
          <w:p w:rsidR="00C46687" w:rsidRDefault="00C46687" w:rsidP="008A5759">
            <w:pPr>
              <w:shd w:val="clear" w:color="auto" w:fill="FFFFFF"/>
              <w:ind w:leftChars="0" w:left="0" w:firstLineChars="0" w:firstLine="0"/>
              <w:rPr>
                <w:color w:val="000000"/>
                <w:sz w:val="20"/>
                <w:szCs w:val="20"/>
              </w:rPr>
            </w:pPr>
            <w:r w:rsidRPr="008A5759">
              <w:rPr>
                <w:i/>
                <w:sz w:val="20"/>
              </w:rPr>
              <w:t>User, Admin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Description:</w:t>
            </w:r>
          </w:p>
        </w:tc>
        <w:tc>
          <w:tcPr>
            <w:tcW w:w="7456" w:type="dxa"/>
          </w:tcPr>
          <w:p w:rsidR="00C46687" w:rsidRPr="008A5759" w:rsidRDefault="00C46687" w:rsidP="008A5759">
            <w:pPr>
              <w:shd w:val="clear" w:color="auto" w:fill="FFFFFF"/>
              <w:ind w:leftChars="0" w:left="0" w:firstLineChars="0" w:firstLine="0"/>
              <w:rPr>
                <w:i/>
                <w:sz w:val="20"/>
              </w:rPr>
            </w:pPr>
            <w:r>
              <w:rPr>
                <w:color w:val="000000"/>
                <w:sz w:val="20"/>
                <w:szCs w:val="20"/>
              </w:rPr>
              <w:t xml:space="preserve"> </w:t>
            </w:r>
            <w:r w:rsidR="00D23139" w:rsidRPr="008A5759">
              <w:rPr>
                <w:i/>
                <w:sz w:val="20"/>
              </w:rPr>
              <w:t>It’s</w:t>
            </w:r>
            <w:r w:rsidRPr="008A5759">
              <w:rPr>
                <w:i/>
                <w:sz w:val="20"/>
              </w:rPr>
              <w:t xml:space="preserve"> all depend on the user that he or she select the nearer or suitable service station through the website.</w:t>
            </w:r>
          </w:p>
          <w:p w:rsidR="00C46687" w:rsidRDefault="00C46687" w:rsidP="00DF2C66">
            <w:pPr>
              <w:ind w:left="0" w:hanging="2"/>
              <w:rPr>
                <w:color w:val="000000"/>
                <w:sz w:val="20"/>
                <w:szCs w:val="20"/>
              </w:rPr>
            </w:pP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Preconditions:</w:t>
            </w:r>
          </w:p>
        </w:tc>
        <w:tc>
          <w:tcPr>
            <w:tcW w:w="7456" w:type="dxa"/>
          </w:tcPr>
          <w:p w:rsidR="00C46687" w:rsidRPr="001A1664" w:rsidRDefault="00C46687" w:rsidP="008A5759">
            <w:pPr>
              <w:shd w:val="clear" w:color="auto" w:fill="FFFFFF"/>
              <w:ind w:leftChars="0" w:left="0" w:firstLineChars="0" w:firstLine="0"/>
              <w:rPr>
                <w:i/>
                <w:sz w:val="20"/>
              </w:rPr>
            </w:pPr>
            <w:r w:rsidRPr="0045593B">
              <w:rPr>
                <w:i/>
                <w:sz w:val="20"/>
              </w:rPr>
              <w:t>The device in which the application resides, has an active internet connection. The user is confident that he/</w:t>
            </w:r>
            <w:r>
              <w:rPr>
                <w:i/>
                <w:sz w:val="20"/>
              </w:rPr>
              <w:t xml:space="preserve"> she is selecting the right service.</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Inputs:</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Admin will be able to give all details about service station location.</w:t>
            </w:r>
          </w:p>
          <w:p w:rsidR="00C46687" w:rsidRDefault="00C46687" w:rsidP="00785B18">
            <w:pPr>
              <w:numPr>
                <w:ilvl w:val="0"/>
                <w:numId w:val="5"/>
              </w:numPr>
              <w:pBdr>
                <w:top w:val="nil"/>
                <w:left w:val="nil"/>
                <w:bottom w:val="nil"/>
                <w:right w:val="nil"/>
                <w:between w:val="nil"/>
              </w:pBdr>
              <w:shd w:val="clear" w:color="auto" w:fill="FFFFFF"/>
              <w:ind w:left="0" w:hanging="2"/>
              <w:rPr>
                <w:color w:val="000000"/>
                <w:sz w:val="20"/>
                <w:szCs w:val="20"/>
              </w:rPr>
            </w:pPr>
            <w:r w:rsidRPr="008A5759">
              <w:rPr>
                <w:i/>
                <w:sz w:val="20"/>
              </w:rPr>
              <w:t>User then select suitable service station.</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Main Course:</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Admin will be able to give all details about service station location.</w:t>
            </w:r>
          </w:p>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 xml:space="preserve"> User then select suitable service station.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Outputs:</w:t>
            </w:r>
          </w:p>
        </w:tc>
        <w:tc>
          <w:tcPr>
            <w:tcW w:w="7456" w:type="dxa"/>
          </w:tcPr>
          <w:p w:rsidR="00C46687" w:rsidRDefault="00C46687" w:rsidP="00DF2C66">
            <w:pPr>
              <w:ind w:left="0" w:hanging="2"/>
              <w:rPr>
                <w:color w:val="000000"/>
                <w:sz w:val="20"/>
                <w:szCs w:val="20"/>
              </w:rPr>
            </w:pPr>
            <w:r w:rsidRPr="00C56A87">
              <w:rPr>
                <w:i/>
                <w:sz w:val="20"/>
              </w:rPr>
              <w:t>User will select suitable service station</w:t>
            </w:r>
            <w:r w:rsidRPr="008A5759">
              <w:rPr>
                <w:i/>
                <w:sz w:val="20"/>
              </w:rPr>
              <w:t>.</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Post conditions</w:t>
            </w:r>
            <w:r>
              <w:rPr>
                <w:color w:val="000000"/>
                <w:sz w:val="22"/>
                <w:szCs w:val="22"/>
              </w:rPr>
              <w:t>:</w:t>
            </w:r>
          </w:p>
          <w:p w:rsidR="00C46687" w:rsidRDefault="00C46687" w:rsidP="00DF2C66">
            <w:pPr>
              <w:ind w:left="0" w:hanging="2"/>
              <w:rPr>
                <w:color w:val="000000"/>
                <w:sz w:val="22"/>
                <w:szCs w:val="22"/>
              </w:rPr>
            </w:pPr>
          </w:p>
        </w:tc>
        <w:tc>
          <w:tcPr>
            <w:tcW w:w="7456" w:type="dxa"/>
          </w:tcPr>
          <w:p w:rsidR="00C46687" w:rsidRPr="000F2570" w:rsidRDefault="00C46687" w:rsidP="008A5759">
            <w:pPr>
              <w:ind w:left="0" w:hanging="2"/>
              <w:rPr>
                <w:sz w:val="20"/>
                <w:szCs w:val="20"/>
              </w:rPr>
            </w:pPr>
            <w:r w:rsidRPr="00C56A87">
              <w:rPr>
                <w:i/>
                <w:sz w:val="20"/>
              </w:rPr>
              <w:t>User will select suitable service station</w:t>
            </w:r>
            <w:r w:rsidRPr="008A5759">
              <w:rPr>
                <w:i/>
                <w:sz w:val="20"/>
              </w:rPr>
              <w:t>.</w:t>
            </w:r>
            <w:r>
              <w:rPr>
                <w:sz w:val="20"/>
                <w:szCs w:val="20"/>
              </w:rPr>
              <w:tab/>
            </w:r>
            <w:r>
              <w:rPr>
                <w:sz w:val="20"/>
                <w:szCs w:val="20"/>
              </w:rPr>
              <w:tab/>
            </w:r>
          </w:p>
        </w:tc>
      </w:tr>
    </w:tbl>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tbl>
      <w:tblPr>
        <w:tblStyle w:val="a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7456"/>
      </w:tblGrid>
      <w:tr w:rsidR="00C46687" w:rsidTr="00DF2C66">
        <w:tc>
          <w:tcPr>
            <w:tcW w:w="9355" w:type="dxa"/>
            <w:gridSpan w:val="2"/>
          </w:tcPr>
          <w:p w:rsidR="00C46687" w:rsidRDefault="00C46687" w:rsidP="00DF2C66">
            <w:pPr>
              <w:ind w:left="1" w:hanging="3"/>
              <w:rPr>
                <w:rFonts w:ascii="Arial" w:eastAsia="Arial" w:hAnsi="Arial" w:cs="Arial"/>
                <w:b/>
                <w:u w:val="single"/>
              </w:rPr>
            </w:pPr>
            <w:r>
              <w:rPr>
                <w:b/>
                <w:sz w:val="28"/>
              </w:rPr>
              <w:t xml:space="preserve">                                               Payment</w:t>
            </w:r>
          </w:p>
        </w:tc>
      </w:tr>
      <w:tr w:rsidR="00C46687" w:rsidTr="00DF2C66">
        <w:tc>
          <w:tcPr>
            <w:tcW w:w="1899" w:type="dxa"/>
          </w:tcPr>
          <w:p w:rsidR="00C46687" w:rsidRDefault="00C46687" w:rsidP="00DF2C66">
            <w:pPr>
              <w:shd w:val="clear" w:color="auto" w:fill="FFFFFF"/>
              <w:ind w:left="0" w:hanging="2"/>
              <w:rPr>
                <w:rFonts w:ascii="Arial" w:eastAsia="Arial" w:hAnsi="Arial" w:cs="Arial"/>
                <w:sz w:val="22"/>
                <w:szCs w:val="22"/>
                <w:u w:val="single"/>
              </w:rPr>
            </w:pPr>
            <w:r>
              <w:rPr>
                <w:rFonts w:ascii="Arial" w:eastAsia="Arial" w:hAnsi="Arial" w:cs="Arial"/>
                <w:b/>
                <w:sz w:val="22"/>
                <w:szCs w:val="22"/>
                <w:u w:val="single"/>
              </w:rPr>
              <w:t>Use Case No:</w:t>
            </w:r>
          </w:p>
          <w:p w:rsidR="00C46687" w:rsidRDefault="00C46687" w:rsidP="00DF2C66">
            <w:pPr>
              <w:ind w:left="0" w:hanging="2"/>
              <w:rPr>
                <w:rFonts w:ascii="Arial" w:eastAsia="Arial" w:hAnsi="Arial" w:cs="Arial"/>
                <w:sz w:val="22"/>
                <w:szCs w:val="22"/>
                <w:u w:val="single"/>
              </w:rPr>
            </w:pPr>
          </w:p>
        </w:tc>
        <w:tc>
          <w:tcPr>
            <w:tcW w:w="7456" w:type="dxa"/>
          </w:tcPr>
          <w:p w:rsidR="00C46687" w:rsidRDefault="00C46687" w:rsidP="00DF2C66">
            <w:pPr>
              <w:ind w:left="0" w:hanging="2"/>
              <w:rPr>
                <w:rFonts w:ascii="Arial" w:eastAsia="Arial" w:hAnsi="Arial" w:cs="Arial"/>
                <w:u w:val="single"/>
              </w:rPr>
            </w:pPr>
            <w:r>
              <w:rPr>
                <w:rFonts w:ascii="Arial" w:eastAsia="Arial" w:hAnsi="Arial" w:cs="Arial"/>
                <w:b/>
                <w:u w:val="single"/>
              </w:rPr>
              <w:t>3</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Use Case Name:</w:t>
            </w:r>
          </w:p>
        </w:tc>
        <w:tc>
          <w:tcPr>
            <w:tcW w:w="7456" w:type="dxa"/>
          </w:tcPr>
          <w:p w:rsidR="00C46687" w:rsidRPr="008A5759" w:rsidRDefault="00C46687" w:rsidP="00DF2C66">
            <w:pPr>
              <w:ind w:left="0" w:hanging="2"/>
              <w:rPr>
                <w:i/>
                <w:sz w:val="20"/>
              </w:rPr>
            </w:pPr>
            <w:r w:rsidRPr="008A5759">
              <w:rPr>
                <w:i/>
                <w:sz w:val="20"/>
              </w:rPr>
              <w:t>User, Admin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Description:</w:t>
            </w:r>
          </w:p>
        </w:tc>
        <w:tc>
          <w:tcPr>
            <w:tcW w:w="7456" w:type="dxa"/>
          </w:tcPr>
          <w:p w:rsidR="00C46687" w:rsidRPr="008A5759" w:rsidRDefault="00C46687" w:rsidP="008A5759">
            <w:pPr>
              <w:ind w:left="0" w:hanging="2"/>
              <w:rPr>
                <w:i/>
                <w:sz w:val="20"/>
              </w:rPr>
            </w:pPr>
            <w:r w:rsidRPr="008A5759">
              <w:rPr>
                <w:i/>
                <w:sz w:val="20"/>
              </w:rPr>
              <w:t xml:space="preserve"> Create an account use case that allows admin, and customer to create their accounts and become a registered member.</w:t>
            </w:r>
          </w:p>
          <w:p w:rsidR="00C46687" w:rsidRPr="008A5759" w:rsidRDefault="00C46687" w:rsidP="008A5759">
            <w:pPr>
              <w:ind w:left="0" w:hanging="2"/>
              <w:rPr>
                <w:i/>
                <w:sz w:val="20"/>
              </w:rPr>
            </w:pP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Preconditions:</w:t>
            </w:r>
          </w:p>
        </w:tc>
        <w:tc>
          <w:tcPr>
            <w:tcW w:w="7456" w:type="dxa"/>
          </w:tcPr>
          <w:p w:rsidR="00C46687" w:rsidRPr="001A1664" w:rsidRDefault="00C46687" w:rsidP="00DF2C66">
            <w:pPr>
              <w:ind w:left="0" w:hanging="2"/>
              <w:rPr>
                <w:i/>
                <w:sz w:val="20"/>
              </w:rPr>
            </w:pPr>
            <w:r>
              <w:rPr>
                <w:i/>
                <w:sz w:val="20"/>
              </w:rPr>
              <w:t>User will be able to select suitable payment method like Jazz cash or easy paisa and through bank account.</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lastRenderedPageBreak/>
              <w:t>Inputs:</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 xml:space="preserve">Admin allows the user to select suitable method </w:t>
            </w:r>
            <w:r>
              <w:rPr>
                <w:i/>
                <w:sz w:val="20"/>
              </w:rPr>
              <w:t>like Jazz cash or easy paisa and through bank account.</w:t>
            </w:r>
          </w:p>
          <w:p w:rsidR="00C46687" w:rsidRDefault="00C46687" w:rsidP="00785B18">
            <w:pPr>
              <w:numPr>
                <w:ilvl w:val="0"/>
                <w:numId w:val="5"/>
              </w:numPr>
              <w:pBdr>
                <w:top w:val="nil"/>
                <w:left w:val="nil"/>
                <w:bottom w:val="nil"/>
                <w:right w:val="nil"/>
                <w:between w:val="nil"/>
              </w:pBdr>
              <w:shd w:val="clear" w:color="auto" w:fill="FFFFFF"/>
              <w:ind w:left="0" w:hanging="2"/>
              <w:rPr>
                <w:color w:val="000000"/>
                <w:sz w:val="20"/>
                <w:szCs w:val="20"/>
              </w:rPr>
            </w:pPr>
            <w:r w:rsidRPr="008A5759">
              <w:rPr>
                <w:i/>
                <w:sz w:val="20"/>
              </w:rPr>
              <w:t>User is able to pay money through these methods.</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Main Course:</w:t>
            </w:r>
          </w:p>
          <w:p w:rsidR="00C46687" w:rsidRDefault="00C46687" w:rsidP="00DF2C66">
            <w:pPr>
              <w:ind w:left="0" w:hanging="2"/>
              <w:rPr>
                <w:color w:val="000000"/>
                <w:sz w:val="22"/>
                <w:szCs w:val="22"/>
              </w:rPr>
            </w:pPr>
          </w:p>
        </w:tc>
        <w:tc>
          <w:tcPr>
            <w:tcW w:w="7456" w:type="dxa"/>
          </w:tcPr>
          <w:p w:rsidR="00C46687" w:rsidRDefault="00C46687" w:rsidP="00785B18">
            <w:pPr>
              <w:numPr>
                <w:ilvl w:val="0"/>
                <w:numId w:val="5"/>
              </w:numPr>
              <w:pBdr>
                <w:top w:val="nil"/>
                <w:left w:val="nil"/>
                <w:bottom w:val="nil"/>
                <w:right w:val="nil"/>
                <w:between w:val="nil"/>
              </w:pBdr>
              <w:shd w:val="clear" w:color="auto" w:fill="FFFFFF"/>
              <w:ind w:left="0" w:hanging="2"/>
              <w:rPr>
                <w:color w:val="000000"/>
                <w:sz w:val="20"/>
                <w:szCs w:val="20"/>
              </w:rPr>
            </w:pPr>
            <w:r w:rsidRPr="008A5759">
              <w:rPr>
                <w:i/>
                <w:sz w:val="20"/>
              </w:rPr>
              <w:t>If the user has not a bank account then it depends on user to pay through other different methods or pay through by hand.</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Outputs:</w:t>
            </w:r>
          </w:p>
        </w:tc>
        <w:tc>
          <w:tcPr>
            <w:tcW w:w="7456" w:type="dxa"/>
          </w:tcPr>
          <w:p w:rsidR="00C46687" w:rsidRPr="008A5759" w:rsidRDefault="00C46687" w:rsidP="00DF2C66">
            <w:pPr>
              <w:ind w:left="0" w:hanging="2"/>
              <w:rPr>
                <w:i/>
                <w:sz w:val="20"/>
              </w:rPr>
            </w:pPr>
            <w:r>
              <w:rPr>
                <w:i/>
                <w:sz w:val="20"/>
              </w:rPr>
              <w:t>Actors will manage payment method successfully</w:t>
            </w:r>
            <w:r w:rsidRPr="008A5759">
              <w:rPr>
                <w:i/>
                <w:sz w:val="20"/>
              </w:rPr>
              <w:t xml:space="preserve"> </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Post conditions</w:t>
            </w:r>
            <w:r>
              <w:rPr>
                <w:color w:val="000000"/>
                <w:sz w:val="22"/>
                <w:szCs w:val="22"/>
              </w:rPr>
              <w:t>:</w:t>
            </w:r>
          </w:p>
          <w:p w:rsidR="00C46687" w:rsidRDefault="00C46687" w:rsidP="00DF2C66">
            <w:pPr>
              <w:ind w:left="0" w:hanging="2"/>
              <w:rPr>
                <w:color w:val="000000"/>
                <w:sz w:val="22"/>
                <w:szCs w:val="22"/>
              </w:rPr>
            </w:pPr>
          </w:p>
        </w:tc>
        <w:tc>
          <w:tcPr>
            <w:tcW w:w="7456" w:type="dxa"/>
          </w:tcPr>
          <w:p w:rsidR="00C46687" w:rsidRPr="000F2570" w:rsidRDefault="00C46687" w:rsidP="008A5759">
            <w:pPr>
              <w:ind w:left="0" w:hanging="2"/>
              <w:rPr>
                <w:sz w:val="20"/>
                <w:szCs w:val="20"/>
              </w:rPr>
            </w:pPr>
            <w:r>
              <w:rPr>
                <w:i/>
                <w:sz w:val="20"/>
              </w:rPr>
              <w:t>Actors will manage payment method successfully.</w:t>
            </w:r>
            <w:r>
              <w:rPr>
                <w:sz w:val="20"/>
                <w:szCs w:val="20"/>
              </w:rPr>
              <w:tab/>
            </w:r>
            <w:r>
              <w:rPr>
                <w:sz w:val="20"/>
                <w:szCs w:val="20"/>
              </w:rPr>
              <w:tab/>
            </w:r>
          </w:p>
        </w:tc>
      </w:tr>
    </w:tbl>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tbl>
      <w:tblPr>
        <w:tblStyle w:val="a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7456"/>
      </w:tblGrid>
      <w:tr w:rsidR="00C46687" w:rsidTr="00DF2C66">
        <w:tc>
          <w:tcPr>
            <w:tcW w:w="9355" w:type="dxa"/>
            <w:gridSpan w:val="2"/>
          </w:tcPr>
          <w:p w:rsidR="00C46687" w:rsidRDefault="00C46687" w:rsidP="00DF2C66">
            <w:pPr>
              <w:ind w:left="1" w:hanging="3"/>
              <w:rPr>
                <w:rFonts w:ascii="Arial" w:eastAsia="Arial" w:hAnsi="Arial" w:cs="Arial"/>
                <w:b/>
                <w:u w:val="single"/>
              </w:rPr>
            </w:pPr>
            <w:r>
              <w:rPr>
                <w:b/>
                <w:sz w:val="28"/>
              </w:rPr>
              <w:t xml:space="preserve">                                               Packages</w:t>
            </w:r>
          </w:p>
        </w:tc>
      </w:tr>
      <w:tr w:rsidR="00C46687" w:rsidTr="00DF2C66">
        <w:tc>
          <w:tcPr>
            <w:tcW w:w="1899" w:type="dxa"/>
          </w:tcPr>
          <w:p w:rsidR="00C46687" w:rsidRDefault="00C46687" w:rsidP="00DF2C66">
            <w:pPr>
              <w:shd w:val="clear" w:color="auto" w:fill="FFFFFF"/>
              <w:ind w:left="0" w:hanging="2"/>
              <w:rPr>
                <w:rFonts w:ascii="Arial" w:eastAsia="Arial" w:hAnsi="Arial" w:cs="Arial"/>
                <w:sz w:val="22"/>
                <w:szCs w:val="22"/>
                <w:u w:val="single"/>
              </w:rPr>
            </w:pPr>
            <w:r>
              <w:rPr>
                <w:rFonts w:ascii="Arial" w:eastAsia="Arial" w:hAnsi="Arial" w:cs="Arial"/>
                <w:b/>
                <w:sz w:val="22"/>
                <w:szCs w:val="22"/>
                <w:u w:val="single"/>
              </w:rPr>
              <w:t>Use Case No:</w:t>
            </w:r>
          </w:p>
          <w:p w:rsidR="00C46687" w:rsidRDefault="00C46687" w:rsidP="00DF2C66">
            <w:pPr>
              <w:ind w:left="0" w:hanging="2"/>
              <w:rPr>
                <w:rFonts w:ascii="Arial" w:eastAsia="Arial" w:hAnsi="Arial" w:cs="Arial"/>
                <w:sz w:val="22"/>
                <w:szCs w:val="22"/>
                <w:u w:val="single"/>
              </w:rPr>
            </w:pPr>
          </w:p>
        </w:tc>
        <w:tc>
          <w:tcPr>
            <w:tcW w:w="7456" w:type="dxa"/>
          </w:tcPr>
          <w:p w:rsidR="00C46687" w:rsidRDefault="00C46687" w:rsidP="00DF2C66">
            <w:pPr>
              <w:ind w:left="0" w:hanging="2"/>
              <w:rPr>
                <w:rFonts w:ascii="Arial" w:eastAsia="Arial" w:hAnsi="Arial" w:cs="Arial"/>
                <w:u w:val="single"/>
              </w:rPr>
            </w:pPr>
            <w:r>
              <w:rPr>
                <w:rFonts w:ascii="Arial" w:eastAsia="Arial" w:hAnsi="Arial" w:cs="Arial"/>
                <w:b/>
                <w:u w:val="single"/>
              </w:rPr>
              <w:t>4</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Use Case Name:</w:t>
            </w:r>
          </w:p>
        </w:tc>
        <w:tc>
          <w:tcPr>
            <w:tcW w:w="7456" w:type="dxa"/>
          </w:tcPr>
          <w:p w:rsidR="00C46687" w:rsidRDefault="00C46687" w:rsidP="00DF2C66">
            <w:pPr>
              <w:ind w:left="0" w:hanging="2"/>
              <w:rPr>
                <w:color w:val="000000"/>
                <w:sz w:val="20"/>
                <w:szCs w:val="20"/>
              </w:rPr>
            </w:pPr>
            <w:r w:rsidRPr="008A5759">
              <w:rPr>
                <w:i/>
                <w:sz w:val="20"/>
              </w:rPr>
              <w:t>User, Admin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Description:</w:t>
            </w:r>
          </w:p>
        </w:tc>
        <w:tc>
          <w:tcPr>
            <w:tcW w:w="7456" w:type="dxa"/>
          </w:tcPr>
          <w:p w:rsidR="00C46687" w:rsidRPr="008A5759" w:rsidRDefault="00C46687" w:rsidP="008A5759">
            <w:pPr>
              <w:ind w:left="0" w:hanging="2"/>
              <w:rPr>
                <w:i/>
                <w:sz w:val="20"/>
              </w:rPr>
            </w:pPr>
            <w:r w:rsidRPr="008A5759">
              <w:rPr>
                <w:i/>
                <w:sz w:val="20"/>
              </w:rPr>
              <w:t xml:space="preserve"> Different packages are given by the admin and then user is able to select them according to his/her condition.</w:t>
            </w:r>
          </w:p>
          <w:p w:rsidR="00C46687" w:rsidRDefault="00C46687" w:rsidP="00DF2C66">
            <w:pPr>
              <w:ind w:left="0" w:hanging="2"/>
              <w:rPr>
                <w:color w:val="000000"/>
                <w:sz w:val="20"/>
                <w:szCs w:val="20"/>
              </w:rPr>
            </w:pP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Preconditions:</w:t>
            </w:r>
          </w:p>
        </w:tc>
        <w:tc>
          <w:tcPr>
            <w:tcW w:w="7456" w:type="dxa"/>
          </w:tcPr>
          <w:p w:rsidR="00C46687" w:rsidRPr="001A1664" w:rsidRDefault="00C46687" w:rsidP="00DF2C66">
            <w:pPr>
              <w:ind w:left="0" w:hanging="2"/>
              <w:rPr>
                <w:i/>
                <w:sz w:val="20"/>
              </w:rPr>
            </w:pPr>
            <w:r>
              <w:rPr>
                <w:i/>
                <w:sz w:val="20"/>
              </w:rPr>
              <w:t>User is able to select different packages according to condition of the services</w:t>
            </w:r>
            <w:r w:rsidRPr="00876595">
              <w:rPr>
                <w:i/>
                <w:sz w:val="20"/>
              </w:rPr>
              <w:t>.</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Inputs:</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Admin allows different packages to user.</w:t>
            </w:r>
          </w:p>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User is able to select different packages according to condition of the services.</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Main Course:</w:t>
            </w:r>
          </w:p>
          <w:p w:rsidR="00C46687" w:rsidRDefault="00C46687" w:rsidP="00DF2C66">
            <w:pPr>
              <w:ind w:left="0" w:hanging="2"/>
              <w:rPr>
                <w:color w:val="000000"/>
                <w:sz w:val="22"/>
                <w:szCs w:val="22"/>
              </w:rPr>
            </w:pPr>
          </w:p>
        </w:tc>
        <w:tc>
          <w:tcPr>
            <w:tcW w:w="7456" w:type="dxa"/>
          </w:tcPr>
          <w:p w:rsidR="00C46687" w:rsidRPr="008870C3" w:rsidRDefault="0078411C" w:rsidP="00785B18">
            <w:pPr>
              <w:numPr>
                <w:ilvl w:val="0"/>
                <w:numId w:val="5"/>
              </w:numPr>
              <w:pBdr>
                <w:top w:val="nil"/>
                <w:left w:val="nil"/>
                <w:bottom w:val="nil"/>
                <w:right w:val="nil"/>
                <w:between w:val="nil"/>
              </w:pBdr>
              <w:shd w:val="clear" w:color="auto" w:fill="FFFFFF"/>
              <w:ind w:left="0" w:hanging="2"/>
              <w:rPr>
                <w:color w:val="000000"/>
                <w:sz w:val="20"/>
                <w:szCs w:val="20"/>
              </w:rPr>
            </w:pPr>
            <w:r w:rsidRPr="008A5759">
              <w:rPr>
                <w:i/>
                <w:sz w:val="20"/>
              </w:rPr>
              <w:t>It’s</w:t>
            </w:r>
            <w:r w:rsidR="00C46687" w:rsidRPr="008A5759">
              <w:rPr>
                <w:i/>
                <w:sz w:val="20"/>
              </w:rPr>
              <w:t xml:space="preserve"> all depend on the user which package he/she wants to select.</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Outputs:</w:t>
            </w:r>
          </w:p>
        </w:tc>
        <w:tc>
          <w:tcPr>
            <w:tcW w:w="7456" w:type="dxa"/>
          </w:tcPr>
          <w:p w:rsidR="00C46687" w:rsidRDefault="00C46687" w:rsidP="00DF2C66">
            <w:pPr>
              <w:ind w:left="0" w:hanging="2"/>
              <w:rPr>
                <w:color w:val="000000"/>
                <w:sz w:val="20"/>
                <w:szCs w:val="20"/>
              </w:rPr>
            </w:pPr>
            <w:r>
              <w:rPr>
                <w:i/>
                <w:sz w:val="20"/>
              </w:rPr>
              <w:t>Actors will manage packages successfully</w:t>
            </w:r>
            <w:r>
              <w:rPr>
                <w:color w:val="000000"/>
                <w:sz w:val="20"/>
                <w:szCs w:val="20"/>
              </w:rPr>
              <w:t xml:space="preserve"> </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Post conditions</w:t>
            </w:r>
            <w:r>
              <w:rPr>
                <w:color w:val="000000"/>
                <w:sz w:val="22"/>
                <w:szCs w:val="22"/>
              </w:rPr>
              <w:t>:</w:t>
            </w:r>
          </w:p>
          <w:p w:rsidR="00C46687" w:rsidRDefault="00C46687" w:rsidP="00DF2C66">
            <w:pPr>
              <w:ind w:left="0" w:hanging="2"/>
              <w:rPr>
                <w:color w:val="000000"/>
                <w:sz w:val="22"/>
                <w:szCs w:val="22"/>
              </w:rPr>
            </w:pPr>
          </w:p>
        </w:tc>
        <w:tc>
          <w:tcPr>
            <w:tcW w:w="7456" w:type="dxa"/>
          </w:tcPr>
          <w:p w:rsidR="00C46687" w:rsidRPr="000F2570" w:rsidRDefault="00C46687" w:rsidP="008A5759">
            <w:pPr>
              <w:ind w:left="0" w:hanging="2"/>
              <w:rPr>
                <w:sz w:val="20"/>
                <w:szCs w:val="20"/>
              </w:rPr>
            </w:pPr>
            <w:r>
              <w:rPr>
                <w:i/>
                <w:sz w:val="20"/>
              </w:rPr>
              <w:t>Actors will manage packages successfully</w:t>
            </w:r>
          </w:p>
        </w:tc>
      </w:tr>
    </w:tbl>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tbl>
      <w:tblPr>
        <w:tblStyle w:val="a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7456"/>
      </w:tblGrid>
      <w:tr w:rsidR="00C46687" w:rsidTr="00DF2C66">
        <w:tc>
          <w:tcPr>
            <w:tcW w:w="9355" w:type="dxa"/>
            <w:gridSpan w:val="2"/>
          </w:tcPr>
          <w:p w:rsidR="00C46687" w:rsidRDefault="00C46687" w:rsidP="00DF2C66">
            <w:pPr>
              <w:ind w:left="1" w:hanging="3"/>
              <w:rPr>
                <w:rFonts w:ascii="Arial" w:eastAsia="Arial" w:hAnsi="Arial" w:cs="Arial"/>
                <w:b/>
                <w:u w:val="single"/>
              </w:rPr>
            </w:pPr>
            <w:r>
              <w:rPr>
                <w:b/>
                <w:sz w:val="28"/>
              </w:rPr>
              <w:t xml:space="preserve">                                               Services</w:t>
            </w:r>
          </w:p>
        </w:tc>
      </w:tr>
      <w:tr w:rsidR="00C46687" w:rsidTr="00DF2C66">
        <w:tc>
          <w:tcPr>
            <w:tcW w:w="1899" w:type="dxa"/>
          </w:tcPr>
          <w:p w:rsidR="00C46687" w:rsidRDefault="00C46687" w:rsidP="00DF2C66">
            <w:pPr>
              <w:shd w:val="clear" w:color="auto" w:fill="FFFFFF"/>
              <w:ind w:left="0" w:hanging="2"/>
              <w:rPr>
                <w:rFonts w:ascii="Arial" w:eastAsia="Arial" w:hAnsi="Arial" w:cs="Arial"/>
                <w:sz w:val="22"/>
                <w:szCs w:val="22"/>
                <w:u w:val="single"/>
              </w:rPr>
            </w:pPr>
            <w:r>
              <w:rPr>
                <w:rFonts w:ascii="Arial" w:eastAsia="Arial" w:hAnsi="Arial" w:cs="Arial"/>
                <w:b/>
                <w:sz w:val="22"/>
                <w:szCs w:val="22"/>
                <w:u w:val="single"/>
              </w:rPr>
              <w:t>Use Case No:</w:t>
            </w:r>
          </w:p>
          <w:p w:rsidR="00C46687" w:rsidRDefault="00C46687" w:rsidP="00DF2C66">
            <w:pPr>
              <w:ind w:left="0" w:hanging="2"/>
              <w:rPr>
                <w:rFonts w:ascii="Arial" w:eastAsia="Arial" w:hAnsi="Arial" w:cs="Arial"/>
                <w:sz w:val="22"/>
                <w:szCs w:val="22"/>
                <w:u w:val="single"/>
              </w:rPr>
            </w:pPr>
          </w:p>
        </w:tc>
        <w:tc>
          <w:tcPr>
            <w:tcW w:w="7456" w:type="dxa"/>
          </w:tcPr>
          <w:p w:rsidR="00C46687" w:rsidRDefault="00C46687" w:rsidP="00DF2C66">
            <w:pPr>
              <w:ind w:left="0" w:hanging="2"/>
              <w:rPr>
                <w:rFonts w:ascii="Arial" w:eastAsia="Arial" w:hAnsi="Arial" w:cs="Arial"/>
                <w:u w:val="single"/>
              </w:rPr>
            </w:pPr>
            <w:r>
              <w:rPr>
                <w:rFonts w:ascii="Arial" w:eastAsia="Arial" w:hAnsi="Arial" w:cs="Arial"/>
                <w:b/>
                <w:u w:val="single"/>
              </w:rPr>
              <w:t>5</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Use Case Name:</w:t>
            </w:r>
          </w:p>
        </w:tc>
        <w:tc>
          <w:tcPr>
            <w:tcW w:w="7456" w:type="dxa"/>
          </w:tcPr>
          <w:p w:rsidR="00C46687" w:rsidRDefault="00C46687" w:rsidP="00DF2C66">
            <w:pPr>
              <w:ind w:left="0" w:hanging="2"/>
              <w:rPr>
                <w:color w:val="000000"/>
                <w:sz w:val="20"/>
                <w:szCs w:val="20"/>
              </w:rPr>
            </w:pPr>
            <w:r w:rsidRPr="008A5759">
              <w:rPr>
                <w:i/>
                <w:sz w:val="20"/>
              </w:rPr>
              <w:t>User, Admin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Description:</w:t>
            </w:r>
          </w:p>
        </w:tc>
        <w:tc>
          <w:tcPr>
            <w:tcW w:w="7456" w:type="dxa"/>
          </w:tcPr>
          <w:p w:rsidR="00C46687" w:rsidRPr="008A5759" w:rsidRDefault="00C46687" w:rsidP="008A5759">
            <w:pPr>
              <w:ind w:left="0" w:hanging="2"/>
              <w:rPr>
                <w:i/>
                <w:sz w:val="20"/>
              </w:rPr>
            </w:pPr>
            <w:r w:rsidRPr="008A5759">
              <w:rPr>
                <w:i/>
                <w:sz w:val="20"/>
              </w:rPr>
              <w:t xml:space="preserve"> Different services are given by the admin and then user is able to select them according to his/her condition.</w:t>
            </w:r>
          </w:p>
          <w:p w:rsidR="00C46687" w:rsidRPr="008A5759" w:rsidRDefault="00C46687" w:rsidP="008A5759">
            <w:pPr>
              <w:ind w:left="0" w:hanging="2"/>
              <w:rPr>
                <w:i/>
                <w:sz w:val="20"/>
              </w:rPr>
            </w:pP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Preconditions:</w:t>
            </w:r>
          </w:p>
        </w:tc>
        <w:tc>
          <w:tcPr>
            <w:tcW w:w="7456" w:type="dxa"/>
          </w:tcPr>
          <w:p w:rsidR="00C46687" w:rsidRPr="001A1664" w:rsidRDefault="00C46687" w:rsidP="00DF2C66">
            <w:pPr>
              <w:ind w:left="0" w:hanging="2"/>
              <w:rPr>
                <w:i/>
                <w:sz w:val="20"/>
              </w:rPr>
            </w:pPr>
            <w:r>
              <w:rPr>
                <w:i/>
                <w:sz w:val="20"/>
              </w:rPr>
              <w:t>User is able to select different services according to condition of the vehicle</w:t>
            </w:r>
            <w:r w:rsidRPr="00876595">
              <w:rPr>
                <w:i/>
                <w:sz w:val="20"/>
              </w:rPr>
              <w:t>.</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Inputs:</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Admin allows different services to user.</w:t>
            </w:r>
          </w:p>
          <w:p w:rsidR="00C46687" w:rsidRDefault="00C46687" w:rsidP="00785B18">
            <w:pPr>
              <w:numPr>
                <w:ilvl w:val="0"/>
                <w:numId w:val="5"/>
              </w:numPr>
              <w:pBdr>
                <w:top w:val="nil"/>
                <w:left w:val="nil"/>
                <w:bottom w:val="nil"/>
                <w:right w:val="nil"/>
                <w:between w:val="nil"/>
              </w:pBdr>
              <w:shd w:val="clear" w:color="auto" w:fill="FFFFFF"/>
              <w:ind w:left="0" w:hanging="2"/>
              <w:rPr>
                <w:color w:val="000000"/>
                <w:sz w:val="20"/>
                <w:szCs w:val="20"/>
              </w:rPr>
            </w:pPr>
            <w:r w:rsidRPr="008A5759">
              <w:rPr>
                <w:i/>
                <w:sz w:val="20"/>
              </w:rPr>
              <w:t>User is able to select different services according to condition of the vehicle.</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Main Course:</w:t>
            </w:r>
          </w:p>
          <w:p w:rsidR="00C46687" w:rsidRDefault="00C46687" w:rsidP="00DF2C66">
            <w:pPr>
              <w:ind w:left="0" w:hanging="2"/>
              <w:rPr>
                <w:color w:val="000000"/>
                <w:sz w:val="22"/>
                <w:szCs w:val="22"/>
              </w:rPr>
            </w:pPr>
          </w:p>
        </w:tc>
        <w:tc>
          <w:tcPr>
            <w:tcW w:w="7456" w:type="dxa"/>
          </w:tcPr>
          <w:p w:rsidR="00C46687" w:rsidRDefault="006B35C3" w:rsidP="00785B18">
            <w:pPr>
              <w:numPr>
                <w:ilvl w:val="0"/>
                <w:numId w:val="5"/>
              </w:numPr>
              <w:pBdr>
                <w:top w:val="nil"/>
                <w:left w:val="nil"/>
                <w:bottom w:val="nil"/>
                <w:right w:val="nil"/>
                <w:between w:val="nil"/>
              </w:pBdr>
              <w:shd w:val="clear" w:color="auto" w:fill="FFFFFF"/>
              <w:ind w:left="0" w:hanging="2"/>
              <w:rPr>
                <w:color w:val="000000"/>
                <w:sz w:val="20"/>
                <w:szCs w:val="20"/>
              </w:rPr>
            </w:pPr>
            <w:r w:rsidRPr="008A5759">
              <w:rPr>
                <w:i/>
                <w:sz w:val="20"/>
              </w:rPr>
              <w:t>It’s</w:t>
            </w:r>
            <w:r w:rsidR="00C46687" w:rsidRPr="008A5759">
              <w:rPr>
                <w:i/>
                <w:sz w:val="20"/>
              </w:rPr>
              <w:t xml:space="preserve"> all depend on the user which services he/she wants to select.</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Outputs:</w:t>
            </w:r>
          </w:p>
        </w:tc>
        <w:tc>
          <w:tcPr>
            <w:tcW w:w="7456" w:type="dxa"/>
          </w:tcPr>
          <w:p w:rsidR="00C46687" w:rsidRDefault="00C46687" w:rsidP="00DF2C66">
            <w:pPr>
              <w:ind w:left="0" w:hanging="2"/>
              <w:rPr>
                <w:color w:val="000000"/>
                <w:sz w:val="20"/>
                <w:szCs w:val="20"/>
              </w:rPr>
            </w:pPr>
            <w:r>
              <w:rPr>
                <w:i/>
                <w:sz w:val="20"/>
              </w:rPr>
              <w:t>Actors will manage services successfully</w:t>
            </w:r>
            <w:r>
              <w:rPr>
                <w:color w:val="000000"/>
                <w:sz w:val="20"/>
                <w:szCs w:val="20"/>
              </w:rPr>
              <w:t xml:space="preserve"> </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Post conditions</w:t>
            </w:r>
            <w:r>
              <w:rPr>
                <w:color w:val="000000"/>
                <w:sz w:val="22"/>
                <w:szCs w:val="22"/>
              </w:rPr>
              <w:t>:</w:t>
            </w:r>
          </w:p>
          <w:p w:rsidR="00C46687" w:rsidRDefault="00C46687" w:rsidP="00DF2C66">
            <w:pPr>
              <w:ind w:left="0" w:hanging="2"/>
              <w:rPr>
                <w:color w:val="000000"/>
                <w:sz w:val="22"/>
                <w:szCs w:val="22"/>
              </w:rPr>
            </w:pPr>
          </w:p>
        </w:tc>
        <w:tc>
          <w:tcPr>
            <w:tcW w:w="7456" w:type="dxa"/>
          </w:tcPr>
          <w:p w:rsidR="00C46687" w:rsidRPr="000F2570" w:rsidRDefault="00C46687" w:rsidP="008A5759">
            <w:pPr>
              <w:ind w:left="0" w:hanging="2"/>
              <w:rPr>
                <w:sz w:val="20"/>
                <w:szCs w:val="20"/>
              </w:rPr>
            </w:pPr>
            <w:r>
              <w:rPr>
                <w:i/>
                <w:sz w:val="20"/>
              </w:rPr>
              <w:t>Actors will manage services successfully</w:t>
            </w:r>
            <w:r>
              <w:rPr>
                <w:sz w:val="20"/>
                <w:szCs w:val="20"/>
              </w:rPr>
              <w:tab/>
            </w:r>
            <w:r>
              <w:rPr>
                <w:sz w:val="20"/>
                <w:szCs w:val="20"/>
              </w:rPr>
              <w:tab/>
            </w:r>
          </w:p>
        </w:tc>
      </w:tr>
    </w:tbl>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tbl>
      <w:tblPr>
        <w:tblStyle w:val="a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7456"/>
      </w:tblGrid>
      <w:tr w:rsidR="00C46687" w:rsidTr="00DF2C66">
        <w:tc>
          <w:tcPr>
            <w:tcW w:w="9355" w:type="dxa"/>
            <w:gridSpan w:val="2"/>
          </w:tcPr>
          <w:p w:rsidR="00C46687" w:rsidRDefault="00C46687" w:rsidP="00DF2C66">
            <w:pPr>
              <w:ind w:left="1" w:hanging="3"/>
              <w:rPr>
                <w:rFonts w:ascii="Arial" w:eastAsia="Arial" w:hAnsi="Arial" w:cs="Arial"/>
                <w:b/>
                <w:u w:val="single"/>
              </w:rPr>
            </w:pPr>
            <w:r>
              <w:rPr>
                <w:b/>
                <w:sz w:val="28"/>
              </w:rPr>
              <w:t xml:space="preserve">                                               Location</w:t>
            </w:r>
          </w:p>
        </w:tc>
      </w:tr>
      <w:tr w:rsidR="00C46687" w:rsidTr="00DF2C66">
        <w:tc>
          <w:tcPr>
            <w:tcW w:w="1899" w:type="dxa"/>
          </w:tcPr>
          <w:p w:rsidR="00C46687" w:rsidRDefault="00C46687" w:rsidP="00DF2C66">
            <w:pPr>
              <w:shd w:val="clear" w:color="auto" w:fill="FFFFFF"/>
              <w:ind w:left="0" w:hanging="2"/>
              <w:rPr>
                <w:rFonts w:ascii="Arial" w:eastAsia="Arial" w:hAnsi="Arial" w:cs="Arial"/>
                <w:sz w:val="22"/>
                <w:szCs w:val="22"/>
                <w:u w:val="single"/>
              </w:rPr>
            </w:pPr>
            <w:r>
              <w:rPr>
                <w:rFonts w:ascii="Arial" w:eastAsia="Arial" w:hAnsi="Arial" w:cs="Arial"/>
                <w:b/>
                <w:sz w:val="22"/>
                <w:szCs w:val="22"/>
                <w:u w:val="single"/>
              </w:rPr>
              <w:t>Use Case No:</w:t>
            </w:r>
          </w:p>
          <w:p w:rsidR="00C46687" w:rsidRDefault="00C46687" w:rsidP="00DF2C66">
            <w:pPr>
              <w:ind w:left="0" w:hanging="2"/>
              <w:rPr>
                <w:rFonts w:ascii="Arial" w:eastAsia="Arial" w:hAnsi="Arial" w:cs="Arial"/>
                <w:sz w:val="22"/>
                <w:szCs w:val="22"/>
                <w:u w:val="single"/>
              </w:rPr>
            </w:pPr>
          </w:p>
        </w:tc>
        <w:tc>
          <w:tcPr>
            <w:tcW w:w="7456" w:type="dxa"/>
          </w:tcPr>
          <w:p w:rsidR="00C46687" w:rsidRDefault="00C46687" w:rsidP="00DF2C66">
            <w:pPr>
              <w:ind w:left="0" w:hanging="2"/>
              <w:rPr>
                <w:rFonts w:ascii="Arial" w:eastAsia="Arial" w:hAnsi="Arial" w:cs="Arial"/>
                <w:u w:val="single"/>
              </w:rPr>
            </w:pPr>
            <w:r>
              <w:rPr>
                <w:rFonts w:ascii="Arial" w:eastAsia="Arial" w:hAnsi="Arial" w:cs="Arial"/>
                <w:b/>
                <w:u w:val="single"/>
              </w:rPr>
              <w:t>6</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Use Case Name:</w:t>
            </w:r>
          </w:p>
        </w:tc>
        <w:tc>
          <w:tcPr>
            <w:tcW w:w="7456" w:type="dxa"/>
          </w:tcPr>
          <w:p w:rsidR="00C46687" w:rsidRDefault="00C46687" w:rsidP="00DF2C66">
            <w:pPr>
              <w:ind w:left="0" w:hanging="2"/>
              <w:rPr>
                <w:color w:val="000000"/>
                <w:sz w:val="20"/>
                <w:szCs w:val="20"/>
              </w:rPr>
            </w:pPr>
            <w:r w:rsidRPr="008A5759">
              <w:rPr>
                <w:i/>
                <w:sz w:val="20"/>
              </w:rPr>
              <w:t>User, Admin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lastRenderedPageBreak/>
              <w:t>Description:</w:t>
            </w:r>
          </w:p>
        </w:tc>
        <w:tc>
          <w:tcPr>
            <w:tcW w:w="7456" w:type="dxa"/>
          </w:tcPr>
          <w:p w:rsidR="00C46687" w:rsidRDefault="00C46687" w:rsidP="00DF2C66">
            <w:pPr>
              <w:ind w:left="0" w:hanging="2"/>
              <w:rPr>
                <w:color w:val="000000"/>
                <w:sz w:val="20"/>
                <w:szCs w:val="20"/>
              </w:rPr>
            </w:pPr>
            <w:r w:rsidRPr="008A5759">
              <w:rPr>
                <w:i/>
                <w:sz w:val="20"/>
              </w:rPr>
              <w:t>This use case allows teachers and students to get notifications of the coming to class.</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Preconditions:</w:t>
            </w:r>
          </w:p>
        </w:tc>
        <w:tc>
          <w:tcPr>
            <w:tcW w:w="7456" w:type="dxa"/>
          </w:tcPr>
          <w:p w:rsidR="00C46687" w:rsidRPr="001A1664" w:rsidRDefault="00C46687" w:rsidP="00DF2C66">
            <w:pPr>
              <w:ind w:left="0" w:hanging="2"/>
              <w:rPr>
                <w:i/>
                <w:sz w:val="20"/>
              </w:rPr>
            </w:pPr>
            <w:r w:rsidRPr="00876595">
              <w:rPr>
                <w:i/>
                <w:sz w:val="20"/>
              </w:rPr>
              <w:t>User should be on home screen of the web application.</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Inputs:</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Admin is responsible for giving the location of service station.</w:t>
            </w:r>
          </w:p>
          <w:p w:rsidR="00C46687" w:rsidRDefault="00C46687" w:rsidP="00785B18">
            <w:pPr>
              <w:numPr>
                <w:ilvl w:val="0"/>
                <w:numId w:val="5"/>
              </w:numPr>
              <w:pBdr>
                <w:top w:val="nil"/>
                <w:left w:val="nil"/>
                <w:bottom w:val="nil"/>
                <w:right w:val="nil"/>
                <w:between w:val="nil"/>
              </w:pBdr>
              <w:shd w:val="clear" w:color="auto" w:fill="FFFFFF"/>
              <w:ind w:left="0" w:hanging="2"/>
              <w:rPr>
                <w:color w:val="000000"/>
                <w:sz w:val="20"/>
                <w:szCs w:val="20"/>
              </w:rPr>
            </w:pPr>
            <w:r w:rsidRPr="008A5759">
              <w:rPr>
                <w:i/>
                <w:sz w:val="20"/>
              </w:rPr>
              <w:t>User get the location through maps.</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Main Course:</w:t>
            </w:r>
          </w:p>
          <w:p w:rsidR="00C46687" w:rsidRDefault="00C46687" w:rsidP="00DF2C66">
            <w:pPr>
              <w:ind w:left="0" w:hanging="2"/>
              <w:rPr>
                <w:color w:val="000000"/>
                <w:sz w:val="22"/>
                <w:szCs w:val="22"/>
              </w:rPr>
            </w:pPr>
          </w:p>
        </w:tc>
        <w:tc>
          <w:tcPr>
            <w:tcW w:w="7456" w:type="dxa"/>
          </w:tcPr>
          <w:p w:rsidR="00C46687" w:rsidRPr="00B11C82" w:rsidRDefault="00C46687" w:rsidP="00785B18">
            <w:pPr>
              <w:numPr>
                <w:ilvl w:val="0"/>
                <w:numId w:val="5"/>
              </w:numPr>
              <w:pBdr>
                <w:top w:val="nil"/>
                <w:left w:val="nil"/>
                <w:bottom w:val="nil"/>
                <w:right w:val="nil"/>
                <w:between w:val="nil"/>
              </w:pBdr>
              <w:shd w:val="clear" w:color="auto" w:fill="FFFFFF"/>
              <w:ind w:left="0" w:hanging="2"/>
              <w:rPr>
                <w:color w:val="000000"/>
                <w:sz w:val="20"/>
                <w:szCs w:val="20"/>
              </w:rPr>
            </w:pPr>
            <w:r w:rsidRPr="008A5759">
              <w:rPr>
                <w:i/>
                <w:sz w:val="20"/>
              </w:rPr>
              <w:t>User get the location of the service station through maps.</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Outputs:</w:t>
            </w:r>
          </w:p>
        </w:tc>
        <w:tc>
          <w:tcPr>
            <w:tcW w:w="7456" w:type="dxa"/>
          </w:tcPr>
          <w:p w:rsidR="00C46687" w:rsidRDefault="00C46687" w:rsidP="00DF2C66">
            <w:pPr>
              <w:ind w:left="0" w:hanging="2"/>
              <w:rPr>
                <w:color w:val="000000"/>
                <w:sz w:val="20"/>
                <w:szCs w:val="20"/>
              </w:rPr>
            </w:pPr>
            <w:r>
              <w:rPr>
                <w:i/>
                <w:sz w:val="20"/>
              </w:rPr>
              <w:t>user will able to selects suitable service station successfully.</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Post conditions</w:t>
            </w:r>
            <w:r>
              <w:rPr>
                <w:color w:val="000000"/>
                <w:sz w:val="22"/>
                <w:szCs w:val="22"/>
              </w:rPr>
              <w:t>:</w:t>
            </w:r>
          </w:p>
          <w:p w:rsidR="00C46687" w:rsidRDefault="00C46687" w:rsidP="00DF2C66">
            <w:pPr>
              <w:ind w:left="0" w:hanging="2"/>
              <w:rPr>
                <w:color w:val="000000"/>
                <w:sz w:val="22"/>
                <w:szCs w:val="22"/>
              </w:rPr>
            </w:pPr>
          </w:p>
        </w:tc>
        <w:tc>
          <w:tcPr>
            <w:tcW w:w="7456" w:type="dxa"/>
          </w:tcPr>
          <w:p w:rsidR="00C46687" w:rsidRPr="000F2570" w:rsidRDefault="00C46687" w:rsidP="008A5759">
            <w:pPr>
              <w:ind w:left="0" w:hanging="2"/>
              <w:rPr>
                <w:sz w:val="20"/>
                <w:szCs w:val="20"/>
              </w:rPr>
            </w:pPr>
            <w:r>
              <w:rPr>
                <w:i/>
                <w:sz w:val="20"/>
              </w:rPr>
              <w:t>user will able to selects suitable service station successfully.</w:t>
            </w:r>
            <w:r w:rsidRPr="008A5759">
              <w:rPr>
                <w:i/>
                <w:sz w:val="20"/>
              </w:rPr>
              <w:tab/>
            </w:r>
            <w:r>
              <w:rPr>
                <w:sz w:val="20"/>
                <w:szCs w:val="20"/>
              </w:rPr>
              <w:tab/>
            </w:r>
          </w:p>
        </w:tc>
      </w:tr>
    </w:tbl>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tbl>
      <w:tblPr>
        <w:tblStyle w:val="a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7456"/>
      </w:tblGrid>
      <w:tr w:rsidR="00C46687" w:rsidTr="00DF2C66">
        <w:tc>
          <w:tcPr>
            <w:tcW w:w="9355" w:type="dxa"/>
            <w:gridSpan w:val="2"/>
          </w:tcPr>
          <w:p w:rsidR="00C46687" w:rsidRDefault="00C46687" w:rsidP="00DF2C66">
            <w:pPr>
              <w:ind w:left="1" w:hanging="3"/>
              <w:rPr>
                <w:rFonts w:ascii="Arial" w:eastAsia="Arial" w:hAnsi="Arial" w:cs="Arial"/>
                <w:b/>
                <w:u w:val="single"/>
              </w:rPr>
            </w:pPr>
            <w:r>
              <w:rPr>
                <w:b/>
                <w:sz w:val="28"/>
              </w:rPr>
              <w:t xml:space="preserve">                                                Contact</w:t>
            </w:r>
          </w:p>
        </w:tc>
      </w:tr>
      <w:tr w:rsidR="00C46687" w:rsidTr="00DF2C66">
        <w:tc>
          <w:tcPr>
            <w:tcW w:w="1899" w:type="dxa"/>
          </w:tcPr>
          <w:p w:rsidR="00C46687" w:rsidRDefault="00C46687" w:rsidP="00DF2C66">
            <w:pPr>
              <w:shd w:val="clear" w:color="auto" w:fill="FFFFFF"/>
              <w:ind w:left="0" w:hanging="2"/>
              <w:rPr>
                <w:rFonts w:ascii="Arial" w:eastAsia="Arial" w:hAnsi="Arial" w:cs="Arial"/>
                <w:sz w:val="22"/>
                <w:szCs w:val="22"/>
                <w:u w:val="single"/>
              </w:rPr>
            </w:pPr>
            <w:r>
              <w:rPr>
                <w:rFonts w:ascii="Arial" w:eastAsia="Arial" w:hAnsi="Arial" w:cs="Arial"/>
                <w:b/>
                <w:sz w:val="22"/>
                <w:szCs w:val="22"/>
                <w:u w:val="single"/>
              </w:rPr>
              <w:t>Use Case No:</w:t>
            </w:r>
          </w:p>
          <w:p w:rsidR="00C46687" w:rsidRDefault="00C46687" w:rsidP="00DF2C66">
            <w:pPr>
              <w:ind w:left="0" w:hanging="2"/>
              <w:rPr>
                <w:rFonts w:ascii="Arial" w:eastAsia="Arial" w:hAnsi="Arial" w:cs="Arial"/>
                <w:sz w:val="22"/>
                <w:szCs w:val="22"/>
                <w:u w:val="single"/>
              </w:rPr>
            </w:pPr>
          </w:p>
        </w:tc>
        <w:tc>
          <w:tcPr>
            <w:tcW w:w="7456" w:type="dxa"/>
          </w:tcPr>
          <w:p w:rsidR="00C46687" w:rsidRDefault="00C46687" w:rsidP="00DF2C66">
            <w:pPr>
              <w:ind w:left="0" w:hanging="2"/>
              <w:rPr>
                <w:rFonts w:ascii="Arial" w:eastAsia="Arial" w:hAnsi="Arial" w:cs="Arial"/>
                <w:u w:val="single"/>
              </w:rPr>
            </w:pPr>
            <w:r>
              <w:rPr>
                <w:rFonts w:ascii="Arial" w:eastAsia="Arial" w:hAnsi="Arial" w:cs="Arial"/>
                <w:b/>
                <w:u w:val="single"/>
              </w:rPr>
              <w:t>7</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Use Case Name:</w:t>
            </w:r>
          </w:p>
        </w:tc>
        <w:tc>
          <w:tcPr>
            <w:tcW w:w="7456" w:type="dxa"/>
          </w:tcPr>
          <w:p w:rsidR="00C46687" w:rsidRPr="008A5759" w:rsidRDefault="00C46687" w:rsidP="00DF2C66">
            <w:pPr>
              <w:ind w:left="0" w:hanging="2"/>
              <w:rPr>
                <w:i/>
                <w:sz w:val="20"/>
              </w:rPr>
            </w:pPr>
            <w:r w:rsidRPr="008A5759">
              <w:rPr>
                <w:i/>
                <w:sz w:val="20"/>
              </w:rPr>
              <w:t>User, Admin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Description:</w:t>
            </w:r>
          </w:p>
        </w:tc>
        <w:tc>
          <w:tcPr>
            <w:tcW w:w="7456" w:type="dxa"/>
          </w:tcPr>
          <w:p w:rsidR="00C46687" w:rsidRPr="008A5759" w:rsidRDefault="00C46687" w:rsidP="00DF2C66">
            <w:pPr>
              <w:ind w:left="0" w:hanging="2"/>
              <w:rPr>
                <w:i/>
                <w:sz w:val="20"/>
              </w:rPr>
            </w:pPr>
            <w:r>
              <w:rPr>
                <w:i/>
                <w:sz w:val="20"/>
              </w:rPr>
              <w:t>User should be able to contact the admin through contact form.</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Preconditions:</w:t>
            </w:r>
          </w:p>
        </w:tc>
        <w:tc>
          <w:tcPr>
            <w:tcW w:w="7456" w:type="dxa"/>
          </w:tcPr>
          <w:p w:rsidR="00C46687" w:rsidRPr="001A1664" w:rsidRDefault="00C46687" w:rsidP="00DF2C66">
            <w:pPr>
              <w:ind w:left="0" w:hanging="2"/>
              <w:rPr>
                <w:i/>
                <w:sz w:val="20"/>
              </w:rPr>
            </w:pPr>
            <w:r w:rsidRPr="00876595">
              <w:rPr>
                <w:i/>
                <w:sz w:val="20"/>
              </w:rPr>
              <w:t>User should be on home screen of the web application.</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Inputs:</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Admin enters the id, name, email, and password.</w:t>
            </w:r>
          </w:p>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User enter Name, id, email, and password.</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Main Course:</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The system will ask to choose a strong password.</w:t>
            </w:r>
          </w:p>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The system will ask to re-enter the password.</w:t>
            </w:r>
          </w:p>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The account will be created after clicking on the signup button.</w:t>
            </w:r>
          </w:p>
          <w:p w:rsidR="00C46687" w:rsidRPr="008A5759" w:rsidRDefault="00C46687" w:rsidP="00DF2C66">
            <w:pPr>
              <w:ind w:left="0" w:hanging="2"/>
              <w:rPr>
                <w:i/>
                <w:sz w:val="20"/>
              </w:rPr>
            </w:pP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Outputs:</w:t>
            </w:r>
          </w:p>
        </w:tc>
        <w:tc>
          <w:tcPr>
            <w:tcW w:w="7456" w:type="dxa"/>
          </w:tcPr>
          <w:p w:rsidR="00C46687" w:rsidRPr="008A5759" w:rsidRDefault="00C46687" w:rsidP="00DF2C66">
            <w:pPr>
              <w:ind w:left="0" w:hanging="2"/>
              <w:rPr>
                <w:i/>
                <w:sz w:val="20"/>
              </w:rPr>
            </w:pPr>
            <w:r>
              <w:rPr>
                <w:i/>
                <w:sz w:val="20"/>
              </w:rPr>
              <w:t>user will able to contact with admin successfully.</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Post conditions</w:t>
            </w:r>
            <w:r>
              <w:rPr>
                <w:color w:val="000000"/>
                <w:sz w:val="22"/>
                <w:szCs w:val="22"/>
              </w:rPr>
              <w:t>:</w:t>
            </w:r>
          </w:p>
          <w:p w:rsidR="00C46687" w:rsidRDefault="00C46687" w:rsidP="00DF2C66">
            <w:pPr>
              <w:ind w:left="0" w:hanging="2"/>
              <w:rPr>
                <w:color w:val="000000"/>
                <w:sz w:val="22"/>
                <w:szCs w:val="22"/>
              </w:rPr>
            </w:pPr>
          </w:p>
        </w:tc>
        <w:tc>
          <w:tcPr>
            <w:tcW w:w="7456" w:type="dxa"/>
          </w:tcPr>
          <w:p w:rsidR="00C46687" w:rsidRPr="008A5759" w:rsidRDefault="00C46687" w:rsidP="00DF2C66">
            <w:pPr>
              <w:tabs>
                <w:tab w:val="left" w:pos="4521"/>
              </w:tabs>
              <w:ind w:left="0" w:hanging="2"/>
              <w:rPr>
                <w:i/>
                <w:sz w:val="20"/>
              </w:rPr>
            </w:pPr>
            <w:r>
              <w:rPr>
                <w:i/>
                <w:sz w:val="20"/>
              </w:rPr>
              <w:t>user will able to contact with admin successfully.</w:t>
            </w:r>
          </w:p>
        </w:tc>
      </w:tr>
    </w:tbl>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p w:rsidR="00C46687" w:rsidRDefault="00C46687" w:rsidP="00C46687">
      <w:pPr>
        <w:shd w:val="clear" w:color="auto" w:fill="FFFFFF"/>
        <w:tabs>
          <w:tab w:val="left" w:pos="5323"/>
        </w:tabs>
        <w:ind w:left="1" w:hanging="3"/>
        <w:rPr>
          <w:color w:val="000000"/>
          <w:sz w:val="28"/>
          <w:szCs w:val="28"/>
        </w:rPr>
      </w:pPr>
    </w:p>
    <w:tbl>
      <w:tblPr>
        <w:tblStyle w:val="a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9"/>
        <w:gridCol w:w="7456"/>
      </w:tblGrid>
      <w:tr w:rsidR="00C46687" w:rsidTr="00DF2C66">
        <w:tc>
          <w:tcPr>
            <w:tcW w:w="9355" w:type="dxa"/>
            <w:gridSpan w:val="2"/>
          </w:tcPr>
          <w:p w:rsidR="00C46687" w:rsidRDefault="00C46687" w:rsidP="00DF2C66">
            <w:pPr>
              <w:ind w:left="1" w:hanging="3"/>
              <w:rPr>
                <w:rFonts w:ascii="Arial" w:eastAsia="Arial" w:hAnsi="Arial" w:cs="Arial"/>
                <w:b/>
                <w:u w:val="single"/>
              </w:rPr>
            </w:pPr>
            <w:r>
              <w:rPr>
                <w:b/>
                <w:sz w:val="28"/>
              </w:rPr>
              <w:t xml:space="preserve">                                               Logout</w:t>
            </w:r>
          </w:p>
        </w:tc>
      </w:tr>
      <w:tr w:rsidR="00C46687" w:rsidTr="00DF2C66">
        <w:tc>
          <w:tcPr>
            <w:tcW w:w="1899" w:type="dxa"/>
          </w:tcPr>
          <w:p w:rsidR="00C46687" w:rsidRDefault="00C46687" w:rsidP="00DF2C66">
            <w:pPr>
              <w:shd w:val="clear" w:color="auto" w:fill="FFFFFF"/>
              <w:ind w:left="0" w:hanging="2"/>
              <w:rPr>
                <w:rFonts w:ascii="Arial" w:eastAsia="Arial" w:hAnsi="Arial" w:cs="Arial"/>
                <w:sz w:val="22"/>
                <w:szCs w:val="22"/>
                <w:u w:val="single"/>
              </w:rPr>
            </w:pPr>
            <w:r>
              <w:rPr>
                <w:rFonts w:ascii="Arial" w:eastAsia="Arial" w:hAnsi="Arial" w:cs="Arial"/>
                <w:b/>
                <w:sz w:val="22"/>
                <w:szCs w:val="22"/>
                <w:u w:val="single"/>
              </w:rPr>
              <w:t>Use Case No:</w:t>
            </w:r>
          </w:p>
          <w:p w:rsidR="00C46687" w:rsidRDefault="00C46687" w:rsidP="00DF2C66">
            <w:pPr>
              <w:ind w:left="0" w:hanging="2"/>
              <w:rPr>
                <w:rFonts w:ascii="Arial" w:eastAsia="Arial" w:hAnsi="Arial" w:cs="Arial"/>
                <w:sz w:val="22"/>
                <w:szCs w:val="22"/>
                <w:u w:val="single"/>
              </w:rPr>
            </w:pPr>
          </w:p>
        </w:tc>
        <w:tc>
          <w:tcPr>
            <w:tcW w:w="7456" w:type="dxa"/>
          </w:tcPr>
          <w:p w:rsidR="00C46687" w:rsidRDefault="00C46687" w:rsidP="00DF2C66">
            <w:pPr>
              <w:ind w:left="0" w:hanging="2"/>
              <w:rPr>
                <w:rFonts w:ascii="Arial" w:eastAsia="Arial" w:hAnsi="Arial" w:cs="Arial"/>
                <w:u w:val="single"/>
              </w:rPr>
            </w:pPr>
            <w:r>
              <w:rPr>
                <w:rFonts w:ascii="Arial" w:eastAsia="Arial" w:hAnsi="Arial" w:cs="Arial"/>
                <w:b/>
                <w:u w:val="single"/>
              </w:rPr>
              <w:t>8</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Use Case Name:</w:t>
            </w:r>
          </w:p>
        </w:tc>
        <w:tc>
          <w:tcPr>
            <w:tcW w:w="7456" w:type="dxa"/>
          </w:tcPr>
          <w:p w:rsidR="00C46687" w:rsidRPr="008A5759" w:rsidRDefault="00C46687" w:rsidP="00DF2C66">
            <w:pPr>
              <w:ind w:left="0" w:hanging="2"/>
              <w:rPr>
                <w:i/>
                <w:sz w:val="20"/>
              </w:rPr>
            </w:pPr>
            <w:r w:rsidRPr="008A5759">
              <w:rPr>
                <w:i/>
                <w:sz w:val="20"/>
              </w:rPr>
              <w:t>User, Admin</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Description:</w:t>
            </w:r>
          </w:p>
        </w:tc>
        <w:tc>
          <w:tcPr>
            <w:tcW w:w="7456" w:type="dxa"/>
          </w:tcPr>
          <w:p w:rsidR="00C46687" w:rsidRPr="008A5759" w:rsidRDefault="00C46687" w:rsidP="008A5759">
            <w:pPr>
              <w:ind w:left="0" w:hanging="2"/>
              <w:rPr>
                <w:i/>
                <w:sz w:val="20"/>
              </w:rPr>
            </w:pPr>
            <w:r w:rsidRPr="008A5759">
              <w:rPr>
                <w:i/>
                <w:sz w:val="20"/>
              </w:rPr>
              <w:t>This use case allows to logout to the account.</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Preconditions:</w:t>
            </w:r>
          </w:p>
        </w:tc>
        <w:tc>
          <w:tcPr>
            <w:tcW w:w="7456" w:type="dxa"/>
          </w:tcPr>
          <w:p w:rsidR="00C46687" w:rsidRPr="008A5759" w:rsidRDefault="00C46687" w:rsidP="00DF2C66">
            <w:pPr>
              <w:ind w:left="0" w:hanging="2"/>
              <w:rPr>
                <w:i/>
                <w:sz w:val="20"/>
              </w:rPr>
            </w:pPr>
            <w:r w:rsidRPr="008A5759">
              <w:rPr>
                <w:i/>
                <w:sz w:val="20"/>
              </w:rPr>
              <w:t>To logout users and admin created an account</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Inputs:</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Chars="0" w:firstLineChars="0"/>
              <w:rPr>
                <w:i/>
                <w:sz w:val="20"/>
              </w:rPr>
            </w:pPr>
            <w:r w:rsidRPr="008A5759">
              <w:rPr>
                <w:i/>
                <w:sz w:val="20"/>
              </w:rPr>
              <w:t>Admin enter email and password.</w:t>
            </w:r>
          </w:p>
          <w:p w:rsidR="00C46687" w:rsidRPr="008A5759" w:rsidRDefault="00C46687" w:rsidP="00785B18">
            <w:pPr>
              <w:numPr>
                <w:ilvl w:val="0"/>
                <w:numId w:val="5"/>
              </w:numPr>
              <w:pBdr>
                <w:top w:val="nil"/>
                <w:left w:val="nil"/>
                <w:bottom w:val="nil"/>
                <w:right w:val="nil"/>
                <w:between w:val="nil"/>
              </w:pBdr>
              <w:shd w:val="clear" w:color="auto" w:fill="FFFFFF"/>
              <w:ind w:leftChars="0" w:firstLineChars="0"/>
              <w:rPr>
                <w:i/>
                <w:sz w:val="20"/>
              </w:rPr>
            </w:pPr>
            <w:r w:rsidRPr="008A5759">
              <w:rPr>
                <w:i/>
                <w:sz w:val="20"/>
              </w:rPr>
              <w:t>User enter email and password</w:t>
            </w: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Main Course:</w:t>
            </w:r>
          </w:p>
          <w:p w:rsidR="00C46687" w:rsidRDefault="00C46687" w:rsidP="00DF2C66">
            <w:pPr>
              <w:ind w:left="0" w:hanging="2"/>
              <w:rPr>
                <w:color w:val="000000"/>
                <w:sz w:val="22"/>
                <w:szCs w:val="22"/>
              </w:rPr>
            </w:pPr>
          </w:p>
        </w:tc>
        <w:tc>
          <w:tcPr>
            <w:tcW w:w="7456" w:type="dxa"/>
          </w:tcPr>
          <w:p w:rsidR="00C46687" w:rsidRPr="008A5759" w:rsidRDefault="00C46687" w:rsidP="00785B18">
            <w:pPr>
              <w:numPr>
                <w:ilvl w:val="0"/>
                <w:numId w:val="5"/>
              </w:numPr>
              <w:pBdr>
                <w:top w:val="nil"/>
                <w:left w:val="nil"/>
                <w:bottom w:val="nil"/>
                <w:right w:val="nil"/>
                <w:between w:val="nil"/>
              </w:pBdr>
              <w:shd w:val="clear" w:color="auto" w:fill="FFFFFF"/>
              <w:ind w:left="0" w:hanging="2"/>
              <w:rPr>
                <w:i/>
                <w:sz w:val="20"/>
              </w:rPr>
            </w:pPr>
            <w:r w:rsidRPr="008A5759">
              <w:rPr>
                <w:i/>
                <w:sz w:val="20"/>
              </w:rPr>
              <w:t xml:space="preserve">The admin and user can logout from the website. </w:t>
            </w:r>
          </w:p>
        </w:tc>
      </w:tr>
      <w:tr w:rsidR="00C46687" w:rsidTr="00DF2C66">
        <w:tc>
          <w:tcPr>
            <w:tcW w:w="1899" w:type="dxa"/>
          </w:tcPr>
          <w:p w:rsidR="00C46687" w:rsidRDefault="00C46687" w:rsidP="00DF2C66">
            <w:pPr>
              <w:ind w:left="0" w:hanging="2"/>
              <w:rPr>
                <w:color w:val="000000"/>
                <w:sz w:val="22"/>
                <w:szCs w:val="22"/>
              </w:rPr>
            </w:pPr>
            <w:r>
              <w:rPr>
                <w:b/>
                <w:color w:val="000000"/>
                <w:sz w:val="22"/>
                <w:szCs w:val="22"/>
              </w:rPr>
              <w:t>Outputs:</w:t>
            </w:r>
          </w:p>
        </w:tc>
        <w:tc>
          <w:tcPr>
            <w:tcW w:w="7456" w:type="dxa"/>
          </w:tcPr>
          <w:p w:rsidR="00C46687" w:rsidRPr="008A5759" w:rsidRDefault="00C46687" w:rsidP="00DF2C66">
            <w:pPr>
              <w:shd w:val="clear" w:color="auto" w:fill="FFFFFF"/>
              <w:ind w:left="0" w:hanging="2"/>
              <w:rPr>
                <w:i/>
                <w:sz w:val="20"/>
              </w:rPr>
            </w:pPr>
            <w:r w:rsidRPr="008A5759">
              <w:rPr>
                <w:i/>
                <w:sz w:val="20"/>
              </w:rPr>
              <w:t>The users, and admin are now logged out.</w:t>
            </w:r>
          </w:p>
          <w:p w:rsidR="00C46687" w:rsidRDefault="00C46687" w:rsidP="00DF2C66">
            <w:pPr>
              <w:ind w:left="0" w:hanging="2"/>
              <w:rPr>
                <w:color w:val="000000"/>
                <w:sz w:val="20"/>
                <w:szCs w:val="20"/>
              </w:rPr>
            </w:pPr>
          </w:p>
        </w:tc>
      </w:tr>
      <w:tr w:rsidR="00C46687" w:rsidTr="00DF2C66">
        <w:tc>
          <w:tcPr>
            <w:tcW w:w="1899" w:type="dxa"/>
          </w:tcPr>
          <w:p w:rsidR="00C46687" w:rsidRDefault="00C46687" w:rsidP="00DF2C66">
            <w:pPr>
              <w:shd w:val="clear" w:color="auto" w:fill="FFFFFF"/>
              <w:ind w:left="0" w:hanging="2"/>
              <w:rPr>
                <w:color w:val="000000"/>
                <w:sz w:val="22"/>
                <w:szCs w:val="22"/>
              </w:rPr>
            </w:pPr>
            <w:r>
              <w:rPr>
                <w:b/>
                <w:color w:val="000000"/>
                <w:sz w:val="22"/>
                <w:szCs w:val="22"/>
              </w:rPr>
              <w:t>Post conditions</w:t>
            </w:r>
            <w:r>
              <w:rPr>
                <w:color w:val="000000"/>
                <w:sz w:val="22"/>
                <w:szCs w:val="22"/>
              </w:rPr>
              <w:t>:</w:t>
            </w:r>
          </w:p>
          <w:p w:rsidR="00C46687" w:rsidRDefault="00C46687" w:rsidP="00DF2C66">
            <w:pPr>
              <w:ind w:left="0" w:hanging="2"/>
              <w:rPr>
                <w:color w:val="000000"/>
                <w:sz w:val="22"/>
                <w:szCs w:val="22"/>
              </w:rPr>
            </w:pPr>
          </w:p>
        </w:tc>
        <w:tc>
          <w:tcPr>
            <w:tcW w:w="7456" w:type="dxa"/>
          </w:tcPr>
          <w:p w:rsidR="00C46687" w:rsidRPr="000F2570" w:rsidRDefault="00C46687" w:rsidP="008A5759">
            <w:pPr>
              <w:shd w:val="clear" w:color="auto" w:fill="FFFFFF"/>
              <w:ind w:left="0" w:hanging="2"/>
              <w:rPr>
                <w:sz w:val="20"/>
                <w:szCs w:val="20"/>
              </w:rPr>
            </w:pPr>
            <w:r w:rsidRPr="008A5759">
              <w:rPr>
                <w:i/>
                <w:sz w:val="20"/>
              </w:rPr>
              <w:t>Actors successfully log out and view the login page.</w:t>
            </w:r>
          </w:p>
        </w:tc>
      </w:tr>
    </w:tbl>
    <w:p w:rsidR="00C46687" w:rsidRDefault="00C46687">
      <w:pPr>
        <w:shd w:val="clear" w:color="auto" w:fill="FFFFFF"/>
        <w:ind w:left="0" w:hanging="2"/>
        <w:jc w:val="both"/>
        <w:rPr>
          <w:color w:val="202124"/>
          <w:sz w:val="20"/>
          <w:szCs w:val="20"/>
        </w:rPr>
      </w:pPr>
    </w:p>
    <w:p w:rsidR="00866C9C" w:rsidRDefault="00866C9C">
      <w:pPr>
        <w:shd w:val="clear" w:color="auto" w:fill="FFFFFF"/>
        <w:ind w:left="0" w:hanging="2"/>
        <w:jc w:val="both"/>
        <w:rPr>
          <w:color w:val="202124"/>
          <w:sz w:val="20"/>
          <w:szCs w:val="20"/>
        </w:rPr>
      </w:pPr>
    </w:p>
    <w:p w:rsidR="00C46687" w:rsidRDefault="00C46687">
      <w:pPr>
        <w:shd w:val="clear" w:color="auto" w:fill="FFFFFF"/>
        <w:ind w:left="0" w:hanging="2"/>
        <w:jc w:val="both"/>
        <w:rPr>
          <w:color w:val="202124"/>
          <w:sz w:val="20"/>
          <w:szCs w:val="20"/>
        </w:rPr>
      </w:pPr>
    </w:p>
    <w:p w:rsidR="00C46687" w:rsidRDefault="00C46687" w:rsidP="00F17312">
      <w:pPr>
        <w:shd w:val="clear" w:color="auto" w:fill="FFFFFF"/>
        <w:spacing w:line="360" w:lineRule="auto"/>
        <w:ind w:leftChars="0" w:left="0" w:firstLineChars="0" w:firstLine="0"/>
        <w:rPr>
          <w:rFonts w:ascii="Arial" w:eastAsia="Arial" w:hAnsi="Arial" w:cs="Arial"/>
          <w:color w:val="000000"/>
        </w:rPr>
      </w:pPr>
      <w:r>
        <w:rPr>
          <w:rFonts w:ascii="Arial" w:eastAsia="Arial" w:hAnsi="Arial" w:cs="Arial"/>
          <w:b/>
          <w:color w:val="000000"/>
        </w:rPr>
        <w:t>Class Diagram:</w:t>
      </w:r>
      <w:r>
        <w:rPr>
          <w:color w:val="000000"/>
          <w:sz w:val="28"/>
          <w:szCs w:val="28"/>
        </w:rPr>
        <w:t xml:space="preserve"> </w:t>
      </w:r>
    </w:p>
    <w:p w:rsidR="006F4A9E" w:rsidRPr="008A5759" w:rsidRDefault="006F4A9E" w:rsidP="00E964B0">
      <w:pPr>
        <w:pBdr>
          <w:top w:val="nil"/>
          <w:left w:val="nil"/>
          <w:bottom w:val="nil"/>
          <w:right w:val="nil"/>
          <w:between w:val="nil"/>
        </w:pBdr>
        <w:ind w:left="0" w:hanging="2"/>
        <w:jc w:val="both"/>
        <w:rPr>
          <w:i/>
          <w:sz w:val="20"/>
        </w:rPr>
      </w:pPr>
      <w:r w:rsidRPr="008A5759">
        <w:rPr>
          <w:i/>
          <w:sz w:val="20"/>
        </w:rPr>
        <w:lastRenderedPageBreak/>
        <w:t>Class diagram in the Unified Modeling Language (UML) is a type of static structure diagram that describes the structure of a system by showing the system's classes, their attributes, operations and the relationships among objects</w:t>
      </w:r>
    </w:p>
    <w:p w:rsidR="006F4A9E" w:rsidRDefault="006F4A9E" w:rsidP="00C46687">
      <w:pPr>
        <w:shd w:val="clear" w:color="auto" w:fill="FFFFFF"/>
        <w:ind w:left="0" w:hanging="2"/>
        <w:jc w:val="both"/>
        <w:rPr>
          <w:i/>
          <w:color w:val="202124"/>
          <w:sz w:val="20"/>
          <w:szCs w:val="20"/>
        </w:rPr>
      </w:pPr>
    </w:p>
    <w:p w:rsidR="007F316B" w:rsidRDefault="001752D0" w:rsidP="007F316B">
      <w:pPr>
        <w:keepNext/>
        <w:shd w:val="clear" w:color="auto" w:fill="FFFFFF"/>
        <w:ind w:left="0" w:hanging="2"/>
        <w:jc w:val="both"/>
      </w:pPr>
      <w:r>
        <w:rPr>
          <w:i/>
          <w:noProof/>
          <w:color w:val="202124"/>
          <w:sz w:val="20"/>
          <w:szCs w:val="20"/>
        </w:rPr>
        <w:drawing>
          <wp:inline distT="0" distB="0" distL="0" distR="0" wp14:anchorId="29CE40ED" wp14:editId="689D855C">
            <wp:extent cx="5930900" cy="584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jpg"/>
                    <pic:cNvPicPr/>
                  </pic:nvPicPr>
                  <pic:blipFill>
                    <a:blip r:embed="rId17">
                      <a:extLst>
                        <a:ext uri="{28A0092B-C50C-407E-A947-70E740481C1C}">
                          <a14:useLocalDpi xmlns:a14="http://schemas.microsoft.com/office/drawing/2010/main" val="0"/>
                        </a:ext>
                      </a:extLst>
                    </a:blip>
                    <a:stretch>
                      <a:fillRect/>
                    </a:stretch>
                  </pic:blipFill>
                  <pic:spPr>
                    <a:xfrm>
                      <a:off x="0" y="0"/>
                      <a:ext cx="5930900" cy="5848350"/>
                    </a:xfrm>
                    <a:prstGeom prst="rect">
                      <a:avLst/>
                    </a:prstGeom>
                  </pic:spPr>
                </pic:pic>
              </a:graphicData>
            </a:graphic>
          </wp:inline>
        </w:drawing>
      </w:r>
    </w:p>
    <w:p w:rsidR="007F316B" w:rsidRDefault="007F316B" w:rsidP="007F316B">
      <w:pPr>
        <w:pStyle w:val="Caption"/>
        <w:ind w:leftChars="0" w:left="2160" w:firstLineChars="0" w:firstLine="720"/>
        <w:jc w:val="both"/>
      </w:pPr>
    </w:p>
    <w:p w:rsidR="006F4A9E" w:rsidRDefault="007F316B" w:rsidP="007F316B">
      <w:pPr>
        <w:pStyle w:val="Caption"/>
        <w:ind w:leftChars="0" w:left="2880" w:firstLineChars="0" w:firstLine="720"/>
        <w:jc w:val="both"/>
        <w:rPr>
          <w:i/>
          <w:color w:val="202124"/>
        </w:rPr>
      </w:pPr>
      <w:r>
        <w:t xml:space="preserve">Figure </w:t>
      </w:r>
      <w:r w:rsidR="006E4734">
        <w:fldChar w:fldCharType="begin"/>
      </w:r>
      <w:r w:rsidR="006E4734">
        <w:instrText xml:space="preserve"> SEQ Figure \* ARABIC </w:instrText>
      </w:r>
      <w:r w:rsidR="006E4734">
        <w:fldChar w:fldCharType="separate"/>
      </w:r>
      <w:r w:rsidR="00880B80">
        <w:rPr>
          <w:noProof/>
        </w:rPr>
        <w:t>4</w:t>
      </w:r>
      <w:r w:rsidR="006E4734">
        <w:rPr>
          <w:noProof/>
        </w:rPr>
        <w:fldChar w:fldCharType="end"/>
      </w:r>
      <w:r>
        <w:t>- Class Diagram</w:t>
      </w:r>
    </w:p>
    <w:p w:rsidR="00C46687" w:rsidRDefault="00C46687" w:rsidP="00C46687">
      <w:pPr>
        <w:shd w:val="clear" w:color="auto" w:fill="FFFFFF"/>
        <w:ind w:left="0" w:hanging="2"/>
        <w:jc w:val="both"/>
        <w:rPr>
          <w:i/>
          <w:color w:val="202124"/>
          <w:sz w:val="20"/>
          <w:szCs w:val="20"/>
        </w:rPr>
      </w:pPr>
    </w:p>
    <w:p w:rsidR="00C46687" w:rsidRDefault="00C46687">
      <w:pPr>
        <w:shd w:val="clear" w:color="auto" w:fill="FFFFFF"/>
        <w:ind w:left="0" w:hanging="2"/>
        <w:jc w:val="both"/>
        <w:rPr>
          <w:color w:val="202124"/>
          <w:sz w:val="20"/>
          <w:szCs w:val="20"/>
        </w:rPr>
      </w:pPr>
    </w:p>
    <w:p w:rsidR="00866C9C" w:rsidRDefault="00866C9C">
      <w:pPr>
        <w:shd w:val="clear" w:color="auto" w:fill="FFFFFF"/>
        <w:ind w:left="0" w:hanging="2"/>
        <w:jc w:val="both"/>
        <w:rPr>
          <w:color w:val="202124"/>
          <w:sz w:val="20"/>
          <w:szCs w:val="20"/>
        </w:rPr>
      </w:pPr>
    </w:p>
    <w:p w:rsidR="00866C9C" w:rsidRDefault="0008605A">
      <w:pPr>
        <w:pBdr>
          <w:top w:val="nil"/>
          <w:left w:val="nil"/>
          <w:bottom w:val="nil"/>
          <w:right w:val="nil"/>
          <w:between w:val="nil"/>
        </w:pBdr>
        <w:shd w:val="clear" w:color="auto" w:fill="FFFFFF"/>
        <w:spacing w:line="240" w:lineRule="auto"/>
        <w:ind w:left="0" w:hanging="2"/>
        <w:jc w:val="both"/>
        <w:rPr>
          <w:color w:val="000000"/>
        </w:rPr>
      </w:pPr>
      <w:r>
        <w:rPr>
          <w:b/>
          <w:color w:val="000000"/>
          <w:sz w:val="20"/>
          <w:szCs w:val="20"/>
        </w:rPr>
        <w:t>Class Name:</w:t>
      </w:r>
    </w:p>
    <w:p w:rsidR="00866C9C" w:rsidRDefault="0008605A" w:rsidP="008A5759">
      <w:pPr>
        <w:shd w:val="clear" w:color="auto" w:fill="FFFFFF"/>
        <w:ind w:left="0" w:hanging="2"/>
        <w:rPr>
          <w:color w:val="000000"/>
          <w:sz w:val="16"/>
          <w:szCs w:val="16"/>
        </w:rPr>
      </w:pPr>
      <w:r w:rsidRPr="008A5759">
        <w:rPr>
          <w:i/>
          <w:sz w:val="20"/>
        </w:rPr>
        <w:t>The name of the class appears in the first partition.</w:t>
      </w:r>
    </w:p>
    <w:p w:rsidR="00866C9C" w:rsidRDefault="0008605A">
      <w:pPr>
        <w:pBdr>
          <w:top w:val="nil"/>
          <w:left w:val="nil"/>
          <w:bottom w:val="nil"/>
          <w:right w:val="nil"/>
          <w:between w:val="nil"/>
        </w:pBdr>
        <w:shd w:val="clear" w:color="auto" w:fill="FFFFFF"/>
        <w:spacing w:line="240" w:lineRule="auto"/>
        <w:ind w:left="0" w:hanging="2"/>
        <w:jc w:val="both"/>
        <w:rPr>
          <w:color w:val="000000"/>
          <w:sz w:val="16"/>
          <w:szCs w:val="16"/>
        </w:rPr>
      </w:pPr>
      <w:r>
        <w:rPr>
          <w:color w:val="000000"/>
          <w:sz w:val="16"/>
          <w:szCs w:val="16"/>
        </w:rPr>
        <w:t> </w:t>
      </w:r>
    </w:p>
    <w:p w:rsidR="00866C9C" w:rsidRDefault="0008605A">
      <w:pPr>
        <w:pBdr>
          <w:top w:val="nil"/>
          <w:left w:val="nil"/>
          <w:bottom w:val="nil"/>
          <w:right w:val="nil"/>
          <w:between w:val="nil"/>
        </w:pBdr>
        <w:shd w:val="clear" w:color="auto" w:fill="FFFFFF"/>
        <w:spacing w:line="240" w:lineRule="auto"/>
        <w:ind w:left="0" w:hanging="2"/>
        <w:jc w:val="both"/>
        <w:rPr>
          <w:color w:val="000000"/>
          <w:sz w:val="16"/>
          <w:szCs w:val="16"/>
        </w:rPr>
      </w:pPr>
      <w:r>
        <w:rPr>
          <w:b/>
          <w:color w:val="000000"/>
          <w:sz w:val="20"/>
          <w:szCs w:val="20"/>
        </w:rPr>
        <w:t>Class Attributes:</w:t>
      </w:r>
    </w:p>
    <w:p w:rsidR="00866C9C" w:rsidRPr="008A5759" w:rsidRDefault="0008605A" w:rsidP="008A5759">
      <w:pPr>
        <w:shd w:val="clear" w:color="auto" w:fill="FFFFFF"/>
        <w:ind w:left="0" w:hanging="2"/>
        <w:rPr>
          <w:i/>
          <w:sz w:val="20"/>
        </w:rPr>
      </w:pPr>
      <w:r w:rsidRPr="008A5759">
        <w:rPr>
          <w:i/>
          <w:sz w:val="20"/>
        </w:rPr>
        <w:t>Attributes are shown in the second partition.</w:t>
      </w:r>
    </w:p>
    <w:p w:rsidR="00866C9C" w:rsidRPr="008A5759" w:rsidRDefault="0008605A" w:rsidP="008A5759">
      <w:pPr>
        <w:shd w:val="clear" w:color="auto" w:fill="FFFFFF"/>
        <w:ind w:left="0" w:hanging="2"/>
        <w:rPr>
          <w:i/>
          <w:sz w:val="20"/>
        </w:rPr>
      </w:pPr>
      <w:r w:rsidRPr="008A5759">
        <w:rPr>
          <w:i/>
          <w:sz w:val="20"/>
        </w:rPr>
        <w:t>The attribute type is shown after the colon.</w:t>
      </w:r>
    </w:p>
    <w:p w:rsidR="00866C9C" w:rsidRPr="008A5759" w:rsidRDefault="0008605A" w:rsidP="008A5759">
      <w:pPr>
        <w:shd w:val="clear" w:color="auto" w:fill="FFFFFF"/>
        <w:ind w:left="0" w:hanging="2"/>
        <w:rPr>
          <w:i/>
          <w:sz w:val="20"/>
        </w:rPr>
      </w:pPr>
      <w:r w:rsidRPr="008A5759">
        <w:rPr>
          <w:i/>
          <w:sz w:val="20"/>
        </w:rPr>
        <w:t>Attributes map onto member variables (data members) in code.</w:t>
      </w:r>
    </w:p>
    <w:p w:rsidR="00866C9C" w:rsidRDefault="0008605A">
      <w:pPr>
        <w:pBdr>
          <w:top w:val="nil"/>
          <w:left w:val="nil"/>
          <w:bottom w:val="nil"/>
          <w:right w:val="nil"/>
          <w:between w:val="nil"/>
        </w:pBdr>
        <w:shd w:val="clear" w:color="auto" w:fill="FFFFFF"/>
        <w:spacing w:line="240" w:lineRule="auto"/>
        <w:ind w:left="0" w:hanging="2"/>
        <w:jc w:val="both"/>
        <w:rPr>
          <w:color w:val="000000"/>
          <w:sz w:val="16"/>
          <w:szCs w:val="16"/>
        </w:rPr>
      </w:pPr>
      <w:r>
        <w:rPr>
          <w:color w:val="000000"/>
          <w:sz w:val="16"/>
          <w:szCs w:val="16"/>
        </w:rPr>
        <w:t> </w:t>
      </w:r>
    </w:p>
    <w:p w:rsidR="00866C9C" w:rsidRDefault="0008605A">
      <w:pPr>
        <w:pBdr>
          <w:top w:val="nil"/>
          <w:left w:val="nil"/>
          <w:bottom w:val="nil"/>
          <w:right w:val="nil"/>
          <w:between w:val="nil"/>
        </w:pBdr>
        <w:shd w:val="clear" w:color="auto" w:fill="FFFFFF"/>
        <w:spacing w:line="240" w:lineRule="auto"/>
        <w:ind w:left="0" w:hanging="2"/>
        <w:jc w:val="both"/>
        <w:rPr>
          <w:color w:val="000000"/>
          <w:sz w:val="16"/>
          <w:szCs w:val="16"/>
        </w:rPr>
      </w:pPr>
      <w:r>
        <w:rPr>
          <w:b/>
          <w:color w:val="000000"/>
          <w:sz w:val="20"/>
          <w:szCs w:val="20"/>
        </w:rPr>
        <w:lastRenderedPageBreak/>
        <w:t>Class Operations (Methods):</w:t>
      </w:r>
    </w:p>
    <w:p w:rsidR="00866C9C" w:rsidRPr="008A5759" w:rsidRDefault="0008605A">
      <w:pPr>
        <w:pBdr>
          <w:top w:val="nil"/>
          <w:left w:val="nil"/>
          <w:bottom w:val="nil"/>
          <w:right w:val="nil"/>
          <w:between w:val="nil"/>
        </w:pBdr>
        <w:shd w:val="clear" w:color="auto" w:fill="FFFFFF"/>
        <w:spacing w:line="240" w:lineRule="auto"/>
        <w:ind w:left="0" w:hanging="2"/>
        <w:jc w:val="both"/>
        <w:rPr>
          <w:i/>
          <w:sz w:val="20"/>
        </w:rPr>
      </w:pPr>
      <w:r w:rsidRPr="008A5759">
        <w:rPr>
          <w:i/>
          <w:sz w:val="20"/>
        </w:rPr>
        <w:t>Operations are shown in the third partition.</w:t>
      </w:r>
    </w:p>
    <w:p w:rsidR="00866C9C" w:rsidRPr="008A5759" w:rsidRDefault="0008605A">
      <w:pPr>
        <w:pBdr>
          <w:top w:val="nil"/>
          <w:left w:val="nil"/>
          <w:bottom w:val="nil"/>
          <w:right w:val="nil"/>
          <w:between w:val="nil"/>
        </w:pBdr>
        <w:shd w:val="clear" w:color="auto" w:fill="FFFFFF"/>
        <w:spacing w:line="240" w:lineRule="auto"/>
        <w:ind w:left="0" w:hanging="2"/>
        <w:jc w:val="both"/>
        <w:rPr>
          <w:i/>
          <w:sz w:val="20"/>
        </w:rPr>
      </w:pPr>
      <w:r w:rsidRPr="008A5759">
        <w:rPr>
          <w:i/>
          <w:sz w:val="20"/>
        </w:rPr>
        <w:t>The service the class provides.</w:t>
      </w:r>
    </w:p>
    <w:p w:rsidR="00866C9C" w:rsidRPr="008A5759" w:rsidRDefault="0008605A">
      <w:pPr>
        <w:pBdr>
          <w:top w:val="nil"/>
          <w:left w:val="nil"/>
          <w:bottom w:val="nil"/>
          <w:right w:val="nil"/>
          <w:between w:val="nil"/>
        </w:pBdr>
        <w:shd w:val="clear" w:color="auto" w:fill="FFFFFF"/>
        <w:spacing w:line="240" w:lineRule="auto"/>
        <w:ind w:left="0" w:hanging="2"/>
        <w:jc w:val="both"/>
        <w:rPr>
          <w:i/>
          <w:sz w:val="20"/>
        </w:rPr>
      </w:pPr>
      <w:r w:rsidRPr="008A5759">
        <w:rPr>
          <w:i/>
          <w:sz w:val="20"/>
        </w:rPr>
        <w:t>Operations map onto class methods in code</w:t>
      </w:r>
    </w:p>
    <w:p w:rsidR="00866C9C" w:rsidRPr="008A5759" w:rsidRDefault="0008605A">
      <w:pPr>
        <w:pBdr>
          <w:top w:val="nil"/>
          <w:left w:val="nil"/>
          <w:bottom w:val="nil"/>
          <w:right w:val="nil"/>
          <w:between w:val="nil"/>
        </w:pBdr>
        <w:shd w:val="clear" w:color="auto" w:fill="FFFFFF"/>
        <w:spacing w:line="240" w:lineRule="auto"/>
        <w:ind w:left="0" w:hanging="2"/>
        <w:jc w:val="both"/>
        <w:rPr>
          <w:i/>
          <w:sz w:val="20"/>
        </w:rPr>
      </w:pPr>
      <w:r w:rsidRPr="008A5759">
        <w:rPr>
          <w:i/>
          <w:sz w:val="20"/>
        </w:rPr>
        <w:t> </w:t>
      </w:r>
    </w:p>
    <w:p w:rsidR="00866C9C" w:rsidRPr="008A5759" w:rsidRDefault="0008605A">
      <w:pPr>
        <w:pBdr>
          <w:top w:val="nil"/>
          <w:left w:val="nil"/>
          <w:bottom w:val="nil"/>
          <w:right w:val="nil"/>
          <w:between w:val="nil"/>
        </w:pBdr>
        <w:spacing w:line="240" w:lineRule="auto"/>
        <w:ind w:left="0" w:hanging="2"/>
        <w:jc w:val="both"/>
        <w:rPr>
          <w:i/>
          <w:sz w:val="20"/>
        </w:rPr>
      </w:pPr>
      <w:r w:rsidRPr="008A5759">
        <w:rPr>
          <w:i/>
          <w:sz w:val="20"/>
        </w:rPr>
        <w:t>Few details about the classes and their attributes and their functions.</w:t>
      </w:r>
    </w:p>
    <w:p w:rsidR="006F4A9E" w:rsidRDefault="006F4A9E">
      <w:pPr>
        <w:pBdr>
          <w:top w:val="nil"/>
          <w:left w:val="nil"/>
          <w:bottom w:val="nil"/>
          <w:right w:val="nil"/>
          <w:between w:val="nil"/>
        </w:pBdr>
        <w:spacing w:line="240" w:lineRule="auto"/>
        <w:ind w:left="0" w:hanging="2"/>
        <w:jc w:val="both"/>
        <w:rPr>
          <w:i/>
          <w:color w:val="000000"/>
          <w:sz w:val="20"/>
          <w:szCs w:val="20"/>
        </w:rPr>
      </w:pPr>
    </w:p>
    <w:p w:rsidR="006F4A9E" w:rsidRDefault="006F4A9E">
      <w:pPr>
        <w:pBdr>
          <w:top w:val="nil"/>
          <w:left w:val="nil"/>
          <w:bottom w:val="nil"/>
          <w:right w:val="nil"/>
          <w:between w:val="nil"/>
        </w:pBdr>
        <w:spacing w:line="240" w:lineRule="auto"/>
        <w:ind w:left="0" w:hanging="2"/>
        <w:jc w:val="both"/>
        <w:rPr>
          <w:i/>
          <w:color w:val="000000"/>
          <w:sz w:val="20"/>
          <w:szCs w:val="20"/>
        </w:rPr>
      </w:pPr>
    </w:p>
    <w:p w:rsidR="006F4A9E" w:rsidRPr="004056D6" w:rsidRDefault="006F4A9E" w:rsidP="006F4A9E">
      <w:pPr>
        <w:spacing w:before="240" w:after="240"/>
        <w:ind w:left="0" w:hanging="2"/>
        <w:jc w:val="both"/>
        <w:rPr>
          <w:b/>
          <w:i/>
          <w:iCs/>
        </w:rPr>
      </w:pPr>
      <w:r w:rsidRPr="004056D6">
        <w:rPr>
          <w:b/>
          <w:i/>
          <w:iCs/>
        </w:rPr>
        <w:t>User Class:</w:t>
      </w:r>
    </w:p>
    <w:p w:rsidR="006F4A9E" w:rsidRPr="0096764C" w:rsidRDefault="006F4A9E" w:rsidP="008A5759">
      <w:pPr>
        <w:pBdr>
          <w:top w:val="nil"/>
          <w:left w:val="nil"/>
          <w:bottom w:val="nil"/>
          <w:right w:val="nil"/>
          <w:between w:val="nil"/>
        </w:pBdr>
        <w:shd w:val="clear" w:color="auto" w:fill="FFFFFF"/>
        <w:spacing w:line="240" w:lineRule="auto"/>
        <w:ind w:left="0" w:hanging="2"/>
        <w:jc w:val="both"/>
        <w:rPr>
          <w:i/>
          <w:sz w:val="20"/>
        </w:rPr>
      </w:pPr>
      <w:r w:rsidRPr="0096764C">
        <w:rPr>
          <w:i/>
          <w:sz w:val="20"/>
        </w:rPr>
        <w:t>The user class represents the actions that can be performed by the Express Service Station application’s user such as exploring the services information, initiating the packages process and getting notified about the selecting the services, login and logout schedules.</w:t>
      </w:r>
    </w:p>
    <w:p w:rsidR="006F4A9E" w:rsidRDefault="006F4A9E" w:rsidP="006F4A9E">
      <w:pPr>
        <w:spacing w:before="240" w:after="240"/>
        <w:ind w:left="0" w:hanging="2"/>
        <w:jc w:val="both"/>
        <w:rPr>
          <w:rFonts w:ascii="Arial" w:eastAsia="Arial" w:hAnsi="Arial" w:cs="Arial"/>
          <w:b/>
          <w:sz w:val="20"/>
          <w:szCs w:val="20"/>
        </w:rPr>
      </w:pPr>
      <w:r>
        <w:rPr>
          <w:rFonts w:ascii="Arial" w:eastAsia="Arial" w:hAnsi="Arial" w:cs="Arial"/>
          <w:b/>
          <w:sz w:val="20"/>
          <w:szCs w:val="20"/>
        </w:rPr>
        <w:t>Attribute:</w:t>
      </w:r>
    </w:p>
    <w:p w:rsidR="006F4A9E" w:rsidRPr="0096764C" w:rsidRDefault="006F4A9E" w:rsidP="008A5759">
      <w:pPr>
        <w:pBdr>
          <w:top w:val="nil"/>
          <w:left w:val="nil"/>
          <w:bottom w:val="nil"/>
          <w:right w:val="nil"/>
          <w:between w:val="nil"/>
        </w:pBdr>
        <w:shd w:val="clear" w:color="auto" w:fill="FFFFFF"/>
        <w:spacing w:line="240" w:lineRule="auto"/>
        <w:ind w:left="0" w:hanging="2"/>
        <w:jc w:val="both"/>
        <w:rPr>
          <w:i/>
          <w:sz w:val="20"/>
        </w:rPr>
      </w:pPr>
      <w:r w:rsidRPr="0096764C">
        <w:rPr>
          <w:i/>
          <w:sz w:val="20"/>
        </w:rPr>
        <w:t>User Name</w:t>
      </w:r>
    </w:p>
    <w:p w:rsidR="006F4A9E" w:rsidRPr="0096764C" w:rsidRDefault="006F4A9E" w:rsidP="008A5759">
      <w:pPr>
        <w:pBdr>
          <w:top w:val="nil"/>
          <w:left w:val="nil"/>
          <w:bottom w:val="nil"/>
          <w:right w:val="nil"/>
          <w:between w:val="nil"/>
        </w:pBdr>
        <w:shd w:val="clear" w:color="auto" w:fill="FFFFFF"/>
        <w:spacing w:line="240" w:lineRule="auto"/>
        <w:ind w:left="0" w:hanging="2"/>
        <w:jc w:val="both"/>
        <w:rPr>
          <w:i/>
          <w:sz w:val="20"/>
        </w:rPr>
      </w:pPr>
      <w:r w:rsidRPr="0096764C">
        <w:rPr>
          <w:i/>
          <w:sz w:val="20"/>
        </w:rPr>
        <w:t>User Email</w:t>
      </w:r>
    </w:p>
    <w:p w:rsidR="006F4A9E" w:rsidRPr="0096764C" w:rsidRDefault="006F4A9E" w:rsidP="008A5759">
      <w:pPr>
        <w:pBdr>
          <w:top w:val="nil"/>
          <w:left w:val="nil"/>
          <w:bottom w:val="nil"/>
          <w:right w:val="nil"/>
          <w:between w:val="nil"/>
        </w:pBdr>
        <w:shd w:val="clear" w:color="auto" w:fill="FFFFFF"/>
        <w:spacing w:line="240" w:lineRule="auto"/>
        <w:ind w:left="0" w:hanging="2"/>
        <w:jc w:val="both"/>
        <w:rPr>
          <w:i/>
          <w:sz w:val="20"/>
        </w:rPr>
      </w:pPr>
      <w:r w:rsidRPr="0096764C">
        <w:rPr>
          <w:i/>
          <w:sz w:val="20"/>
        </w:rPr>
        <w:t xml:space="preserve">User Password </w:t>
      </w:r>
    </w:p>
    <w:p w:rsidR="006F4A9E" w:rsidRPr="0096764C" w:rsidRDefault="006F4A9E" w:rsidP="008A5759">
      <w:pPr>
        <w:pBdr>
          <w:top w:val="nil"/>
          <w:left w:val="nil"/>
          <w:bottom w:val="nil"/>
          <w:right w:val="nil"/>
          <w:between w:val="nil"/>
        </w:pBdr>
        <w:shd w:val="clear" w:color="auto" w:fill="FFFFFF"/>
        <w:spacing w:line="240" w:lineRule="auto"/>
        <w:ind w:left="0" w:hanging="2"/>
        <w:jc w:val="both"/>
        <w:rPr>
          <w:i/>
          <w:sz w:val="20"/>
        </w:rPr>
      </w:pPr>
      <w:r w:rsidRPr="0096764C">
        <w:rPr>
          <w:i/>
          <w:sz w:val="20"/>
        </w:rPr>
        <w:t>User Mobile No</w:t>
      </w:r>
    </w:p>
    <w:p w:rsidR="006F4A9E" w:rsidRDefault="006F4A9E" w:rsidP="006F4A9E">
      <w:pPr>
        <w:spacing w:before="240" w:after="240"/>
        <w:ind w:left="0" w:hanging="2"/>
        <w:jc w:val="both"/>
        <w:rPr>
          <w:rFonts w:ascii="Arial" w:eastAsia="Arial" w:hAnsi="Arial" w:cs="Arial"/>
          <w:b/>
          <w:sz w:val="20"/>
          <w:szCs w:val="20"/>
        </w:rPr>
      </w:pPr>
      <w:r>
        <w:rPr>
          <w:rFonts w:ascii="Arial" w:eastAsia="Arial" w:hAnsi="Arial" w:cs="Arial"/>
          <w:b/>
          <w:sz w:val="20"/>
          <w:szCs w:val="20"/>
        </w:rPr>
        <w:t>Function:</w:t>
      </w:r>
    </w:p>
    <w:p w:rsidR="006F4A9E" w:rsidRDefault="006F4A9E" w:rsidP="00785B18">
      <w:pPr>
        <w:numPr>
          <w:ilvl w:val="0"/>
          <w:numId w:val="13"/>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Send Request</w:t>
      </w:r>
    </w:p>
    <w:p w:rsidR="006F4A9E" w:rsidRPr="0096764C" w:rsidRDefault="006F4A9E" w:rsidP="008A5759">
      <w:pPr>
        <w:pBdr>
          <w:top w:val="nil"/>
          <w:left w:val="nil"/>
          <w:bottom w:val="nil"/>
          <w:right w:val="nil"/>
          <w:between w:val="nil"/>
        </w:pBdr>
        <w:shd w:val="clear" w:color="auto" w:fill="FFFFFF"/>
        <w:spacing w:line="240" w:lineRule="auto"/>
        <w:ind w:left="0" w:hanging="2"/>
        <w:jc w:val="both"/>
        <w:rPr>
          <w:i/>
          <w:sz w:val="20"/>
        </w:rPr>
      </w:pPr>
      <w:r w:rsidRPr="0096764C">
        <w:rPr>
          <w:i/>
          <w:sz w:val="20"/>
        </w:rPr>
        <w:t>//this information covers send request which user can send it to the admin.</w:t>
      </w:r>
    </w:p>
    <w:p w:rsidR="006F4A9E" w:rsidRDefault="006F4A9E" w:rsidP="00785B18">
      <w:pPr>
        <w:numPr>
          <w:ilvl w:val="0"/>
          <w:numId w:val="13"/>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Select Services</w:t>
      </w:r>
    </w:p>
    <w:p w:rsidR="006F4A9E" w:rsidRPr="0096764C" w:rsidRDefault="006F4A9E" w:rsidP="008A5759">
      <w:pPr>
        <w:pBdr>
          <w:top w:val="nil"/>
          <w:left w:val="nil"/>
          <w:bottom w:val="nil"/>
          <w:right w:val="nil"/>
          <w:between w:val="nil"/>
        </w:pBdr>
        <w:shd w:val="clear" w:color="auto" w:fill="FFFFFF"/>
        <w:spacing w:line="240" w:lineRule="auto"/>
        <w:ind w:left="0" w:hanging="2"/>
        <w:jc w:val="both"/>
        <w:rPr>
          <w:i/>
          <w:sz w:val="20"/>
        </w:rPr>
      </w:pPr>
      <w:r w:rsidRPr="0096764C">
        <w:rPr>
          <w:i/>
          <w:sz w:val="20"/>
        </w:rPr>
        <w:t>// User can select any services according to the packages which are given on the website.</w:t>
      </w:r>
    </w:p>
    <w:p w:rsidR="006F4A9E" w:rsidRDefault="006F4A9E" w:rsidP="00785B18">
      <w:pPr>
        <w:numPr>
          <w:ilvl w:val="0"/>
          <w:numId w:val="13"/>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Payment method</w:t>
      </w:r>
      <w:r>
        <w:rPr>
          <w:color w:val="000000"/>
          <w:sz w:val="20"/>
          <w:szCs w:val="20"/>
        </w:rPr>
        <w:tab/>
      </w:r>
    </w:p>
    <w:p w:rsidR="006F4A9E" w:rsidRPr="0096764C" w:rsidRDefault="006F4A9E" w:rsidP="008A5759">
      <w:pPr>
        <w:pBdr>
          <w:top w:val="nil"/>
          <w:left w:val="nil"/>
          <w:bottom w:val="nil"/>
          <w:right w:val="nil"/>
          <w:between w:val="nil"/>
        </w:pBdr>
        <w:shd w:val="clear" w:color="auto" w:fill="FFFFFF"/>
        <w:spacing w:line="240" w:lineRule="auto"/>
        <w:ind w:left="0" w:hanging="2"/>
        <w:jc w:val="both"/>
        <w:rPr>
          <w:i/>
          <w:sz w:val="20"/>
        </w:rPr>
      </w:pPr>
      <w:r w:rsidRPr="0096764C">
        <w:rPr>
          <w:i/>
          <w:sz w:val="20"/>
        </w:rPr>
        <w:t>// includes information about the payment which is given by the user.</w:t>
      </w:r>
    </w:p>
    <w:p w:rsidR="006F4A9E" w:rsidRPr="004056D6" w:rsidRDefault="006F4A9E" w:rsidP="006F4A9E">
      <w:pPr>
        <w:spacing w:before="240" w:after="240"/>
        <w:ind w:left="0" w:hanging="2"/>
        <w:jc w:val="both"/>
        <w:rPr>
          <w:b/>
          <w:i/>
          <w:iCs/>
        </w:rPr>
      </w:pPr>
      <w:r w:rsidRPr="004056D6">
        <w:rPr>
          <w:b/>
          <w:i/>
          <w:iCs/>
        </w:rPr>
        <w:t>Admin Class:</w:t>
      </w:r>
    </w:p>
    <w:p w:rsidR="006F4A9E" w:rsidRPr="0096764C" w:rsidRDefault="006F4A9E" w:rsidP="006F4A9E">
      <w:pPr>
        <w:spacing w:before="240" w:after="240"/>
        <w:ind w:left="0" w:hanging="2"/>
        <w:jc w:val="both"/>
        <w:rPr>
          <w:i/>
          <w:sz w:val="20"/>
        </w:rPr>
      </w:pPr>
      <w:r w:rsidRPr="0096764C">
        <w:rPr>
          <w:i/>
          <w:sz w:val="20"/>
        </w:rPr>
        <w:t>Admin is an abstract class and will deal with the emerging needs of the application’s users by adding and updating the Service Station information.</w:t>
      </w:r>
    </w:p>
    <w:p w:rsidR="006F4A9E" w:rsidRDefault="006F4A9E" w:rsidP="006F4A9E">
      <w:pPr>
        <w:spacing w:before="240" w:after="240"/>
        <w:ind w:left="0" w:hanging="2"/>
        <w:jc w:val="both"/>
        <w:rPr>
          <w:b/>
          <w:sz w:val="20"/>
          <w:szCs w:val="20"/>
        </w:rPr>
      </w:pPr>
      <w:r>
        <w:rPr>
          <w:rFonts w:ascii="Arial" w:eastAsia="Arial" w:hAnsi="Arial" w:cs="Arial"/>
          <w:b/>
          <w:sz w:val="20"/>
          <w:szCs w:val="20"/>
        </w:rPr>
        <w:t>Attribute</w:t>
      </w:r>
    </w:p>
    <w:p w:rsidR="006F4A9E" w:rsidRPr="0096764C" w:rsidRDefault="006F4A9E" w:rsidP="00785B18">
      <w:pPr>
        <w:numPr>
          <w:ilvl w:val="0"/>
          <w:numId w:val="14"/>
        </w:numPr>
        <w:pBdr>
          <w:top w:val="nil"/>
          <w:left w:val="nil"/>
          <w:bottom w:val="nil"/>
          <w:right w:val="nil"/>
          <w:between w:val="nil"/>
        </w:pBdr>
        <w:spacing w:before="240" w:after="240" w:line="240" w:lineRule="auto"/>
        <w:ind w:left="0" w:hanging="2"/>
        <w:jc w:val="both"/>
        <w:rPr>
          <w:i/>
          <w:sz w:val="20"/>
        </w:rPr>
      </w:pPr>
      <w:r w:rsidRPr="0096764C">
        <w:rPr>
          <w:i/>
          <w:sz w:val="20"/>
        </w:rPr>
        <w:t>Admin Email</w:t>
      </w:r>
    </w:p>
    <w:p w:rsidR="006F4A9E" w:rsidRPr="0096764C" w:rsidRDefault="006F4A9E" w:rsidP="00785B18">
      <w:pPr>
        <w:numPr>
          <w:ilvl w:val="0"/>
          <w:numId w:val="14"/>
        </w:numPr>
        <w:pBdr>
          <w:top w:val="nil"/>
          <w:left w:val="nil"/>
          <w:bottom w:val="nil"/>
          <w:right w:val="nil"/>
          <w:between w:val="nil"/>
        </w:pBdr>
        <w:spacing w:before="240" w:after="240" w:line="240" w:lineRule="auto"/>
        <w:ind w:left="0" w:hanging="2"/>
        <w:jc w:val="both"/>
        <w:rPr>
          <w:i/>
          <w:sz w:val="20"/>
        </w:rPr>
      </w:pPr>
      <w:r w:rsidRPr="0096764C">
        <w:rPr>
          <w:i/>
          <w:sz w:val="20"/>
        </w:rPr>
        <w:t>Admin Password</w:t>
      </w:r>
    </w:p>
    <w:p w:rsidR="006F4A9E" w:rsidRDefault="006F4A9E" w:rsidP="006F4A9E">
      <w:pPr>
        <w:spacing w:before="240" w:after="240"/>
        <w:ind w:left="0" w:hanging="2"/>
        <w:jc w:val="both"/>
        <w:rPr>
          <w:b/>
          <w:sz w:val="20"/>
          <w:szCs w:val="20"/>
        </w:rPr>
      </w:pPr>
      <w:r>
        <w:rPr>
          <w:rFonts w:ascii="Arial" w:eastAsia="Arial" w:hAnsi="Arial" w:cs="Arial"/>
          <w:b/>
          <w:sz w:val="20"/>
          <w:szCs w:val="20"/>
        </w:rPr>
        <w:t>Function</w:t>
      </w:r>
      <w:r>
        <w:rPr>
          <w:b/>
          <w:sz w:val="20"/>
          <w:szCs w:val="20"/>
        </w:rPr>
        <w:t>.</w:t>
      </w:r>
    </w:p>
    <w:p w:rsidR="006F4A9E" w:rsidRPr="0096764C" w:rsidRDefault="006F4A9E" w:rsidP="00785B18">
      <w:pPr>
        <w:numPr>
          <w:ilvl w:val="0"/>
          <w:numId w:val="15"/>
        </w:numPr>
        <w:pBdr>
          <w:top w:val="nil"/>
          <w:left w:val="nil"/>
          <w:bottom w:val="nil"/>
          <w:right w:val="nil"/>
          <w:between w:val="nil"/>
        </w:pBdr>
        <w:spacing w:before="240" w:after="240" w:line="240" w:lineRule="auto"/>
        <w:ind w:left="0" w:hanging="2"/>
        <w:jc w:val="both"/>
        <w:rPr>
          <w:b/>
          <w:i/>
          <w:color w:val="000000"/>
          <w:sz w:val="20"/>
          <w:szCs w:val="20"/>
        </w:rPr>
      </w:pPr>
      <w:r w:rsidRPr="0096764C">
        <w:rPr>
          <w:b/>
          <w:i/>
          <w:color w:val="000000"/>
          <w:sz w:val="20"/>
          <w:szCs w:val="20"/>
        </w:rPr>
        <w:t>Add User</w:t>
      </w:r>
    </w:p>
    <w:p w:rsidR="006F4A9E" w:rsidRPr="008E0A7F" w:rsidRDefault="006F4A9E" w:rsidP="006F4A9E">
      <w:pPr>
        <w:pBdr>
          <w:top w:val="nil"/>
          <w:left w:val="nil"/>
          <w:bottom w:val="nil"/>
          <w:right w:val="nil"/>
          <w:between w:val="nil"/>
        </w:pBdr>
        <w:spacing w:before="240" w:after="240"/>
        <w:ind w:left="0" w:hanging="2"/>
        <w:jc w:val="both"/>
        <w:rPr>
          <w:sz w:val="20"/>
          <w:szCs w:val="20"/>
        </w:rPr>
      </w:pPr>
      <w:r w:rsidRPr="0096764C">
        <w:rPr>
          <w:i/>
          <w:sz w:val="20"/>
        </w:rPr>
        <w:t xml:space="preserve">// admin will be able to add the user and also navigates the user which he would not to add. </w:t>
      </w:r>
      <w:r w:rsidRPr="008E0A7F">
        <w:rPr>
          <w:sz w:val="20"/>
          <w:szCs w:val="20"/>
        </w:rPr>
        <w:tab/>
      </w:r>
    </w:p>
    <w:p w:rsidR="006F4A9E" w:rsidRDefault="006F4A9E" w:rsidP="006F4A9E">
      <w:pPr>
        <w:spacing w:before="240" w:after="240"/>
        <w:ind w:left="0" w:hanging="2"/>
        <w:jc w:val="both"/>
        <w:rPr>
          <w:b/>
          <w:sz w:val="20"/>
          <w:szCs w:val="20"/>
        </w:rPr>
      </w:pPr>
    </w:p>
    <w:p w:rsidR="006F4A9E"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lastRenderedPageBreak/>
        <w:t>Manage app</w:t>
      </w:r>
      <w:r>
        <w:rPr>
          <w:color w:val="000000"/>
          <w:sz w:val="20"/>
          <w:szCs w:val="20"/>
        </w:rPr>
        <w:tab/>
      </w:r>
    </w:p>
    <w:p w:rsidR="006F4A9E" w:rsidRPr="0096764C" w:rsidRDefault="006F4A9E" w:rsidP="006F4A9E">
      <w:pPr>
        <w:pBdr>
          <w:top w:val="nil"/>
          <w:left w:val="nil"/>
          <w:bottom w:val="nil"/>
          <w:right w:val="nil"/>
          <w:between w:val="nil"/>
        </w:pBdr>
        <w:spacing w:before="240" w:after="240"/>
        <w:ind w:left="0" w:hanging="2"/>
        <w:jc w:val="both"/>
        <w:rPr>
          <w:i/>
          <w:sz w:val="20"/>
        </w:rPr>
      </w:pPr>
      <w:r w:rsidRPr="0096764C">
        <w:rPr>
          <w:i/>
          <w:sz w:val="20"/>
        </w:rPr>
        <w:t>// Admin is responsible for adding, updating and deleting (if necessary) the information about //any Service Station.</w:t>
      </w:r>
    </w:p>
    <w:p w:rsidR="006F4A9E"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Manage Services</w:t>
      </w:r>
      <w:r>
        <w:rPr>
          <w:color w:val="000000"/>
          <w:sz w:val="20"/>
          <w:szCs w:val="20"/>
        </w:rPr>
        <w:tab/>
      </w:r>
    </w:p>
    <w:p w:rsidR="006F4A9E" w:rsidRPr="0096764C" w:rsidRDefault="006F4A9E" w:rsidP="006F4A9E">
      <w:pPr>
        <w:pBdr>
          <w:top w:val="nil"/>
          <w:left w:val="nil"/>
          <w:bottom w:val="nil"/>
          <w:right w:val="nil"/>
          <w:between w:val="nil"/>
        </w:pBdr>
        <w:spacing w:before="240" w:after="240"/>
        <w:ind w:left="0" w:hanging="2"/>
        <w:jc w:val="both"/>
        <w:rPr>
          <w:i/>
          <w:sz w:val="20"/>
        </w:rPr>
      </w:pPr>
      <w:r w:rsidRPr="0096764C">
        <w:rPr>
          <w:i/>
          <w:sz w:val="20"/>
        </w:rPr>
        <w:t>// Admin is responsible for dealing with the user’s selecting services and updating or modifying the information accordingly.</w:t>
      </w:r>
    </w:p>
    <w:p w:rsidR="006F4A9E"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Manage Packages</w:t>
      </w:r>
    </w:p>
    <w:p w:rsidR="006F4A9E" w:rsidRPr="0096764C" w:rsidRDefault="006F4A9E" w:rsidP="006F4A9E">
      <w:pPr>
        <w:pBdr>
          <w:top w:val="nil"/>
          <w:left w:val="nil"/>
          <w:bottom w:val="nil"/>
          <w:right w:val="nil"/>
          <w:between w:val="nil"/>
        </w:pBdr>
        <w:spacing w:before="240" w:after="240"/>
        <w:ind w:left="0" w:hanging="2"/>
        <w:jc w:val="both"/>
        <w:rPr>
          <w:i/>
          <w:sz w:val="20"/>
        </w:rPr>
      </w:pPr>
      <w:r w:rsidRPr="0096764C">
        <w:rPr>
          <w:i/>
          <w:sz w:val="20"/>
        </w:rPr>
        <w:t>// Admin is responsible for dealing with the user’s selecting services and according to selection manages packages and updating or modifying the information accordingly.</w:t>
      </w:r>
    </w:p>
    <w:p w:rsidR="006F4A9E" w:rsidRPr="004056D6" w:rsidRDefault="006F4A9E" w:rsidP="006F4A9E">
      <w:pPr>
        <w:spacing w:before="240" w:after="240"/>
        <w:ind w:left="0" w:hanging="2"/>
        <w:jc w:val="both"/>
        <w:rPr>
          <w:b/>
          <w:i/>
          <w:iCs/>
        </w:rPr>
      </w:pPr>
      <w:r w:rsidRPr="004056D6">
        <w:rPr>
          <w:b/>
          <w:i/>
          <w:iCs/>
        </w:rPr>
        <w:t>Services Class:</w:t>
      </w:r>
    </w:p>
    <w:p w:rsidR="006F4A9E" w:rsidRPr="0096764C" w:rsidRDefault="006F4A9E" w:rsidP="006F4A9E">
      <w:pPr>
        <w:pBdr>
          <w:top w:val="nil"/>
          <w:left w:val="nil"/>
          <w:bottom w:val="nil"/>
          <w:right w:val="nil"/>
          <w:between w:val="nil"/>
        </w:pBdr>
        <w:spacing w:before="240" w:after="240"/>
        <w:ind w:left="0" w:hanging="2"/>
        <w:jc w:val="both"/>
        <w:rPr>
          <w:i/>
          <w:sz w:val="20"/>
        </w:rPr>
      </w:pPr>
      <w:r w:rsidRPr="0096764C">
        <w:rPr>
          <w:i/>
          <w:sz w:val="20"/>
        </w:rPr>
        <w:t>The services class is used to show a list of services and also show detailed information of services that will be retrieved from the database.</w:t>
      </w:r>
    </w:p>
    <w:p w:rsidR="006F4A9E" w:rsidRDefault="006F4A9E" w:rsidP="006F4A9E">
      <w:pPr>
        <w:spacing w:before="240" w:after="240"/>
        <w:ind w:left="0" w:hanging="2"/>
        <w:jc w:val="both"/>
        <w:rPr>
          <w:b/>
          <w:sz w:val="20"/>
          <w:szCs w:val="20"/>
        </w:rPr>
      </w:pPr>
      <w:r>
        <w:rPr>
          <w:rFonts w:ascii="Arial" w:eastAsia="Arial" w:hAnsi="Arial" w:cs="Arial"/>
          <w:b/>
          <w:sz w:val="20"/>
          <w:szCs w:val="20"/>
        </w:rPr>
        <w:t>Attribute</w:t>
      </w:r>
    </w:p>
    <w:p w:rsidR="006F4A9E" w:rsidRPr="0096764C" w:rsidRDefault="006F4A9E" w:rsidP="00785B18">
      <w:pPr>
        <w:numPr>
          <w:ilvl w:val="0"/>
          <w:numId w:val="14"/>
        </w:numPr>
        <w:pBdr>
          <w:top w:val="nil"/>
          <w:left w:val="nil"/>
          <w:bottom w:val="nil"/>
          <w:right w:val="nil"/>
          <w:between w:val="nil"/>
        </w:pBdr>
        <w:spacing w:before="240" w:after="240" w:line="240" w:lineRule="auto"/>
        <w:ind w:left="0" w:hanging="2"/>
        <w:jc w:val="both"/>
        <w:rPr>
          <w:i/>
          <w:sz w:val="20"/>
        </w:rPr>
      </w:pPr>
      <w:r w:rsidRPr="0096764C">
        <w:rPr>
          <w:i/>
          <w:sz w:val="20"/>
        </w:rPr>
        <w:t>Member Name</w:t>
      </w:r>
    </w:p>
    <w:p w:rsidR="006F4A9E" w:rsidRPr="0096764C" w:rsidRDefault="006F4A9E" w:rsidP="00785B18">
      <w:pPr>
        <w:numPr>
          <w:ilvl w:val="0"/>
          <w:numId w:val="14"/>
        </w:numPr>
        <w:pBdr>
          <w:top w:val="nil"/>
          <w:left w:val="nil"/>
          <w:bottom w:val="nil"/>
          <w:right w:val="nil"/>
          <w:between w:val="nil"/>
        </w:pBdr>
        <w:spacing w:before="240" w:after="240" w:line="240" w:lineRule="auto"/>
        <w:ind w:left="0" w:hanging="2"/>
        <w:jc w:val="both"/>
        <w:rPr>
          <w:i/>
          <w:sz w:val="20"/>
        </w:rPr>
      </w:pPr>
      <w:r w:rsidRPr="0096764C">
        <w:rPr>
          <w:i/>
          <w:sz w:val="20"/>
        </w:rPr>
        <w:t>Services Name</w:t>
      </w:r>
    </w:p>
    <w:p w:rsidR="006F4A9E" w:rsidRDefault="006F4A9E" w:rsidP="006F4A9E">
      <w:pPr>
        <w:spacing w:before="240" w:after="240"/>
        <w:ind w:left="0" w:hanging="2"/>
        <w:jc w:val="both"/>
        <w:rPr>
          <w:b/>
          <w:sz w:val="20"/>
          <w:szCs w:val="20"/>
        </w:rPr>
      </w:pPr>
      <w:r>
        <w:rPr>
          <w:rFonts w:ascii="Arial" w:eastAsia="Arial" w:hAnsi="Arial" w:cs="Arial"/>
          <w:b/>
          <w:sz w:val="20"/>
          <w:szCs w:val="20"/>
        </w:rPr>
        <w:t>Function</w:t>
      </w:r>
      <w:r>
        <w:rPr>
          <w:b/>
          <w:sz w:val="20"/>
          <w:szCs w:val="20"/>
        </w:rPr>
        <w:t>.</w:t>
      </w:r>
    </w:p>
    <w:p w:rsidR="006F4A9E" w:rsidRPr="00876BF5"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Oil Change</w:t>
      </w:r>
    </w:p>
    <w:p w:rsidR="006F4A9E" w:rsidRPr="00876BF5"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 xml:space="preserve">Lube Services </w:t>
      </w:r>
    </w:p>
    <w:p w:rsidR="006F4A9E" w:rsidRPr="00876BF5"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Wash Club</w:t>
      </w:r>
    </w:p>
    <w:p w:rsidR="006F4A9E" w:rsidRPr="00876BF5"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Wiper Blades</w:t>
      </w:r>
    </w:p>
    <w:p w:rsidR="006F4A9E" w:rsidRPr="00D45B1A"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Headlights Replacements</w:t>
      </w:r>
    </w:p>
    <w:p w:rsidR="006F4A9E" w:rsidRPr="00D45B1A"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Filter Change</w:t>
      </w:r>
    </w:p>
    <w:p w:rsidR="006F4A9E" w:rsidRPr="00AC28E7"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Repair lights</w:t>
      </w:r>
    </w:p>
    <w:p w:rsidR="006F4A9E" w:rsidRPr="004056D6" w:rsidRDefault="006F4A9E" w:rsidP="006F4A9E">
      <w:pPr>
        <w:spacing w:before="240" w:after="240"/>
        <w:ind w:left="0" w:hanging="2"/>
        <w:jc w:val="both"/>
        <w:rPr>
          <w:b/>
          <w:i/>
          <w:iCs/>
        </w:rPr>
      </w:pPr>
      <w:r w:rsidRPr="004056D6">
        <w:rPr>
          <w:b/>
          <w:i/>
          <w:iCs/>
        </w:rPr>
        <w:t>Slot Request Class:</w:t>
      </w:r>
    </w:p>
    <w:p w:rsidR="006F4A9E" w:rsidRPr="0096764C" w:rsidRDefault="006F4A9E" w:rsidP="006F4A9E">
      <w:pPr>
        <w:spacing w:before="240" w:after="240"/>
        <w:ind w:left="0" w:hanging="2"/>
        <w:jc w:val="both"/>
        <w:rPr>
          <w:i/>
          <w:sz w:val="20"/>
        </w:rPr>
      </w:pPr>
      <w:r w:rsidRPr="0096764C">
        <w:rPr>
          <w:i/>
          <w:sz w:val="20"/>
        </w:rPr>
        <w:t>The slot request class is used to show a list of slots and also show detailed information of slots that will be book or cancel by user or admin.</w:t>
      </w:r>
    </w:p>
    <w:p w:rsidR="006F4A9E" w:rsidRDefault="006F4A9E" w:rsidP="006F4A9E">
      <w:pPr>
        <w:spacing w:before="240" w:after="240"/>
        <w:ind w:left="0" w:hanging="2"/>
        <w:jc w:val="both"/>
        <w:rPr>
          <w:b/>
          <w:sz w:val="20"/>
          <w:szCs w:val="20"/>
        </w:rPr>
      </w:pPr>
      <w:r>
        <w:rPr>
          <w:rFonts w:ascii="Arial" w:eastAsia="Arial" w:hAnsi="Arial" w:cs="Arial"/>
          <w:b/>
          <w:sz w:val="20"/>
          <w:szCs w:val="20"/>
        </w:rPr>
        <w:t>Attribute</w:t>
      </w:r>
    </w:p>
    <w:p w:rsidR="006F4A9E" w:rsidRPr="0096764C" w:rsidRDefault="006F4A9E" w:rsidP="00785B18">
      <w:pPr>
        <w:numPr>
          <w:ilvl w:val="0"/>
          <w:numId w:val="14"/>
        </w:numPr>
        <w:pBdr>
          <w:top w:val="nil"/>
          <w:left w:val="nil"/>
          <w:bottom w:val="nil"/>
          <w:right w:val="nil"/>
          <w:between w:val="nil"/>
        </w:pBdr>
        <w:spacing w:before="240" w:after="240" w:line="240" w:lineRule="auto"/>
        <w:ind w:left="0" w:hanging="2"/>
        <w:jc w:val="both"/>
        <w:rPr>
          <w:i/>
          <w:sz w:val="20"/>
        </w:rPr>
      </w:pPr>
      <w:r w:rsidRPr="0096764C">
        <w:rPr>
          <w:i/>
          <w:sz w:val="20"/>
        </w:rPr>
        <w:t>Title</w:t>
      </w:r>
    </w:p>
    <w:p w:rsidR="006F4A9E" w:rsidRDefault="006F4A9E" w:rsidP="006F4A9E">
      <w:pPr>
        <w:spacing w:before="240" w:after="240"/>
        <w:ind w:left="0" w:hanging="2"/>
        <w:jc w:val="both"/>
        <w:rPr>
          <w:b/>
          <w:sz w:val="20"/>
          <w:szCs w:val="20"/>
        </w:rPr>
      </w:pPr>
      <w:r>
        <w:rPr>
          <w:rFonts w:ascii="Arial" w:eastAsia="Arial" w:hAnsi="Arial" w:cs="Arial"/>
          <w:b/>
          <w:sz w:val="20"/>
          <w:szCs w:val="20"/>
        </w:rPr>
        <w:t>Function</w:t>
      </w:r>
      <w:r>
        <w:rPr>
          <w:b/>
          <w:sz w:val="20"/>
          <w:szCs w:val="20"/>
        </w:rPr>
        <w:t>.</w:t>
      </w:r>
    </w:p>
    <w:p w:rsidR="006F4A9E" w:rsidRPr="00D45B1A"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Book Slot</w:t>
      </w:r>
    </w:p>
    <w:p w:rsidR="006F4A9E" w:rsidRPr="00D45B1A"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lastRenderedPageBreak/>
        <w:t>Cancel Slot</w:t>
      </w:r>
    </w:p>
    <w:p w:rsidR="006F4A9E" w:rsidRPr="004056D6" w:rsidRDefault="006F4A9E" w:rsidP="006F4A9E">
      <w:pPr>
        <w:spacing w:before="240" w:after="240"/>
        <w:ind w:left="0" w:hanging="2"/>
        <w:jc w:val="both"/>
        <w:rPr>
          <w:b/>
          <w:i/>
          <w:iCs/>
        </w:rPr>
      </w:pPr>
      <w:r w:rsidRPr="004056D6">
        <w:rPr>
          <w:b/>
          <w:i/>
          <w:iCs/>
        </w:rPr>
        <w:t>Packages Class:</w:t>
      </w:r>
    </w:p>
    <w:p w:rsidR="006F4A9E" w:rsidRPr="0096764C" w:rsidRDefault="006F4A9E" w:rsidP="006F4A9E">
      <w:pPr>
        <w:spacing w:before="240" w:after="240"/>
        <w:ind w:left="0" w:hanging="2"/>
        <w:jc w:val="both"/>
        <w:rPr>
          <w:i/>
          <w:sz w:val="20"/>
        </w:rPr>
      </w:pPr>
      <w:r w:rsidRPr="0096764C">
        <w:rPr>
          <w:i/>
          <w:sz w:val="20"/>
        </w:rPr>
        <w:t>The packages class is used to show a list of packages and also show detailed information of packages that will be retrieved from the database.</w:t>
      </w:r>
    </w:p>
    <w:p w:rsidR="006F4A9E" w:rsidRDefault="006F4A9E" w:rsidP="006F4A9E">
      <w:pPr>
        <w:spacing w:before="240" w:after="240"/>
        <w:ind w:left="0" w:hanging="2"/>
        <w:jc w:val="both"/>
        <w:rPr>
          <w:b/>
          <w:sz w:val="20"/>
          <w:szCs w:val="20"/>
        </w:rPr>
      </w:pPr>
      <w:r>
        <w:rPr>
          <w:rFonts w:ascii="Arial" w:eastAsia="Arial" w:hAnsi="Arial" w:cs="Arial"/>
          <w:b/>
          <w:sz w:val="20"/>
          <w:szCs w:val="20"/>
        </w:rPr>
        <w:t>Attribute</w:t>
      </w:r>
    </w:p>
    <w:p w:rsidR="006F4A9E" w:rsidRPr="0096764C" w:rsidRDefault="006F4A9E" w:rsidP="00785B18">
      <w:pPr>
        <w:numPr>
          <w:ilvl w:val="0"/>
          <w:numId w:val="14"/>
        </w:numPr>
        <w:pBdr>
          <w:top w:val="nil"/>
          <w:left w:val="nil"/>
          <w:bottom w:val="nil"/>
          <w:right w:val="nil"/>
          <w:between w:val="nil"/>
        </w:pBdr>
        <w:spacing w:before="240" w:after="240" w:line="240" w:lineRule="auto"/>
        <w:ind w:left="0" w:hanging="2"/>
        <w:jc w:val="both"/>
        <w:rPr>
          <w:i/>
          <w:sz w:val="20"/>
        </w:rPr>
      </w:pPr>
      <w:r w:rsidRPr="0096764C">
        <w:rPr>
          <w:i/>
          <w:sz w:val="20"/>
        </w:rPr>
        <w:t>Package Name</w:t>
      </w:r>
    </w:p>
    <w:p w:rsidR="006F4A9E" w:rsidRDefault="006F4A9E" w:rsidP="006F4A9E">
      <w:pPr>
        <w:spacing w:before="240" w:after="240"/>
        <w:ind w:left="0" w:hanging="2"/>
        <w:jc w:val="both"/>
        <w:rPr>
          <w:b/>
          <w:sz w:val="20"/>
          <w:szCs w:val="20"/>
        </w:rPr>
      </w:pPr>
      <w:r>
        <w:rPr>
          <w:rFonts w:ascii="Arial" w:eastAsia="Arial" w:hAnsi="Arial" w:cs="Arial"/>
          <w:b/>
          <w:sz w:val="20"/>
          <w:szCs w:val="20"/>
        </w:rPr>
        <w:t>Function</w:t>
      </w:r>
      <w:r>
        <w:rPr>
          <w:b/>
          <w:sz w:val="20"/>
          <w:szCs w:val="20"/>
        </w:rPr>
        <w:t>.</w:t>
      </w:r>
    </w:p>
    <w:p w:rsidR="006F4A9E" w:rsidRPr="00D45B1A"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Platinum</w:t>
      </w:r>
    </w:p>
    <w:p w:rsidR="006F4A9E" w:rsidRPr="00D45B1A"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Gold</w:t>
      </w:r>
    </w:p>
    <w:p w:rsidR="006F4A9E" w:rsidRPr="004370B6" w:rsidRDefault="006F4A9E" w:rsidP="00785B18">
      <w:pPr>
        <w:numPr>
          <w:ilvl w:val="0"/>
          <w:numId w:val="15"/>
        </w:numPr>
        <w:pBdr>
          <w:top w:val="nil"/>
          <w:left w:val="nil"/>
          <w:bottom w:val="nil"/>
          <w:right w:val="nil"/>
          <w:between w:val="nil"/>
        </w:pBdr>
        <w:spacing w:before="240" w:after="240" w:line="240" w:lineRule="auto"/>
        <w:ind w:left="0" w:hanging="2"/>
        <w:jc w:val="both"/>
        <w:rPr>
          <w:color w:val="000000"/>
          <w:sz w:val="20"/>
          <w:szCs w:val="20"/>
        </w:rPr>
      </w:pPr>
      <w:r>
        <w:rPr>
          <w:b/>
          <w:i/>
          <w:color w:val="000000"/>
          <w:sz w:val="20"/>
          <w:szCs w:val="20"/>
        </w:rPr>
        <w:t>Silver</w:t>
      </w:r>
      <w:bookmarkStart w:id="39" w:name="_heading=h.3o7alnk" w:colFirst="0" w:colLast="0"/>
      <w:bookmarkEnd w:id="39"/>
    </w:p>
    <w:p w:rsidR="004370B6" w:rsidRDefault="004370B6" w:rsidP="004370B6">
      <w:pPr>
        <w:pBdr>
          <w:top w:val="nil"/>
          <w:left w:val="nil"/>
          <w:bottom w:val="nil"/>
          <w:right w:val="nil"/>
          <w:between w:val="nil"/>
        </w:pBdr>
        <w:spacing w:before="240" w:after="240" w:line="240" w:lineRule="auto"/>
        <w:ind w:leftChars="0" w:left="0" w:firstLineChars="0" w:firstLine="0"/>
        <w:jc w:val="both"/>
        <w:rPr>
          <w:color w:val="000000"/>
          <w:sz w:val="20"/>
          <w:szCs w:val="20"/>
        </w:rPr>
      </w:pPr>
    </w:p>
    <w:p w:rsidR="004370B6" w:rsidRPr="00823479" w:rsidRDefault="004370B6" w:rsidP="00823479">
      <w:pPr>
        <w:shd w:val="clear" w:color="auto" w:fill="FFFFFF"/>
        <w:spacing w:line="360" w:lineRule="auto"/>
        <w:ind w:leftChars="0" w:left="0" w:firstLineChars="0" w:firstLine="0"/>
        <w:rPr>
          <w:rFonts w:ascii="Arial" w:eastAsia="Arial" w:hAnsi="Arial" w:cs="Arial"/>
          <w:b/>
          <w:color w:val="000000"/>
        </w:rPr>
      </w:pPr>
      <w:r w:rsidRPr="00823479">
        <w:rPr>
          <w:rFonts w:ascii="Arial" w:eastAsia="Arial" w:hAnsi="Arial" w:cs="Arial"/>
          <w:b/>
          <w:color w:val="000000"/>
        </w:rPr>
        <w:t>Sequence Diagram:</w:t>
      </w:r>
    </w:p>
    <w:p w:rsidR="004370B6" w:rsidRPr="008A5759" w:rsidRDefault="004370B6" w:rsidP="008A5759">
      <w:pPr>
        <w:spacing w:before="240" w:after="240"/>
        <w:ind w:left="0" w:hanging="2"/>
        <w:jc w:val="both"/>
        <w:rPr>
          <w:i/>
          <w:sz w:val="20"/>
        </w:rPr>
      </w:pPr>
      <w:r w:rsidRPr="008A5759">
        <w:rPr>
          <w:i/>
          <w:sz w:val="20"/>
        </w:rPr>
        <w:t>Sequence diagrams, commonly used by developers, model the interactions between objects in a single use case. They illustrate how the different parts of a system interact with each other to carry out a function, and the order in which the interactions occur when a particular use case is executed.</w:t>
      </w:r>
    </w:p>
    <w:p w:rsidR="006F4A9E" w:rsidRPr="004370B6" w:rsidRDefault="004370B6" w:rsidP="004370B6">
      <w:pPr>
        <w:pStyle w:val="ListParagraph"/>
        <w:pBdr>
          <w:top w:val="nil"/>
          <w:left w:val="nil"/>
          <w:bottom w:val="nil"/>
          <w:right w:val="nil"/>
          <w:between w:val="nil"/>
        </w:pBdr>
        <w:spacing w:before="240" w:after="240" w:line="240" w:lineRule="auto"/>
        <w:ind w:leftChars="0" w:left="360" w:firstLineChars="0" w:firstLine="0"/>
        <w:jc w:val="both"/>
        <w:rPr>
          <w:color w:val="000000"/>
          <w:sz w:val="20"/>
          <w:szCs w:val="20"/>
        </w:rPr>
      </w:pPr>
      <w:r>
        <w:rPr>
          <w:noProof/>
        </w:rPr>
        <w:drawing>
          <wp:inline distT="0" distB="0" distL="0" distR="0" wp14:anchorId="7E11FC46" wp14:editId="1308122D">
            <wp:extent cx="5937885" cy="3900805"/>
            <wp:effectExtent l="0" t="0" r="5715" b="4445"/>
            <wp:docPr id="11" name="Picture 11"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900805"/>
                    </a:xfrm>
                    <a:prstGeom prst="rect">
                      <a:avLst/>
                    </a:prstGeom>
                    <a:noFill/>
                    <a:ln>
                      <a:noFill/>
                    </a:ln>
                  </pic:spPr>
                </pic:pic>
              </a:graphicData>
            </a:graphic>
          </wp:inline>
        </w:drawing>
      </w:r>
    </w:p>
    <w:p w:rsidR="004370B6" w:rsidRDefault="004370B6" w:rsidP="004370B6">
      <w:pPr>
        <w:shd w:val="clear" w:color="auto" w:fill="FFFFFF"/>
        <w:spacing w:line="360" w:lineRule="auto"/>
        <w:ind w:leftChars="0" w:left="0" w:firstLineChars="0" w:firstLine="0"/>
        <w:rPr>
          <w:rFonts w:ascii="Arial" w:eastAsia="Arial" w:hAnsi="Arial" w:cs="Arial"/>
          <w:color w:val="000000"/>
        </w:rPr>
      </w:pPr>
    </w:p>
    <w:p w:rsidR="004370B6" w:rsidRDefault="004370B6" w:rsidP="004370B6">
      <w:pPr>
        <w:shd w:val="clear" w:color="auto" w:fill="FFFFFF"/>
        <w:spacing w:line="360" w:lineRule="auto"/>
        <w:ind w:leftChars="0" w:left="0" w:firstLineChars="0" w:firstLine="0"/>
        <w:rPr>
          <w:rFonts w:ascii="Arial" w:eastAsia="Arial" w:hAnsi="Arial" w:cs="Arial"/>
          <w:color w:val="000000"/>
        </w:rPr>
      </w:pPr>
    </w:p>
    <w:p w:rsidR="001F20E1" w:rsidRPr="0096764C" w:rsidRDefault="001F20E1" w:rsidP="001F20E1">
      <w:pPr>
        <w:pStyle w:val="Caption"/>
        <w:ind w:leftChars="0" w:left="2880" w:firstLineChars="0" w:firstLine="720"/>
        <w:jc w:val="both"/>
        <w:rPr>
          <w:i/>
        </w:rPr>
      </w:pPr>
      <w:r>
        <w:rPr>
          <w:rFonts w:ascii="Arial" w:eastAsia="Arial" w:hAnsi="Arial" w:cs="Arial"/>
          <w:color w:val="000000"/>
        </w:rPr>
        <w:t xml:space="preserve">      </w:t>
      </w:r>
      <w:r>
        <w:t xml:space="preserve">Figure </w:t>
      </w:r>
      <w:r w:rsidR="007F316B">
        <w:t>5.1</w:t>
      </w:r>
      <w:r>
        <w:t>- Sequence Diagram</w:t>
      </w:r>
    </w:p>
    <w:p w:rsidR="001F20E1" w:rsidRDefault="001F20E1" w:rsidP="004370B6">
      <w:pPr>
        <w:shd w:val="clear" w:color="auto" w:fill="FFFFFF"/>
        <w:spacing w:line="360" w:lineRule="auto"/>
        <w:ind w:leftChars="0" w:left="0" w:firstLineChars="0" w:firstLine="0"/>
        <w:rPr>
          <w:rFonts w:ascii="Arial" w:eastAsia="Arial" w:hAnsi="Arial" w:cs="Arial"/>
          <w:color w:val="000000"/>
        </w:rPr>
      </w:pPr>
    </w:p>
    <w:p w:rsidR="004370B6" w:rsidRDefault="004370B6" w:rsidP="004370B6">
      <w:pPr>
        <w:shd w:val="clear" w:color="auto" w:fill="FFFFFF"/>
        <w:spacing w:line="360" w:lineRule="auto"/>
        <w:ind w:leftChars="0" w:left="0" w:firstLineChars="0" w:firstLine="0"/>
        <w:rPr>
          <w:rFonts w:ascii="Arial" w:eastAsia="Arial" w:hAnsi="Arial" w:cs="Arial"/>
          <w:color w:val="000000"/>
        </w:rPr>
      </w:pPr>
      <w:r>
        <w:rPr>
          <w:rFonts w:ascii="Arial" w:eastAsia="Arial" w:hAnsi="Arial" w:cs="Arial"/>
          <w:color w:val="000000"/>
        </w:rPr>
        <w:t>For Admin</w:t>
      </w:r>
    </w:p>
    <w:p w:rsidR="004370B6" w:rsidRDefault="004370B6" w:rsidP="004370B6">
      <w:pPr>
        <w:shd w:val="clear" w:color="auto" w:fill="FFFFFF"/>
        <w:spacing w:line="360" w:lineRule="auto"/>
        <w:ind w:leftChars="0" w:left="0" w:firstLineChars="0" w:firstLine="0"/>
        <w:rPr>
          <w:rFonts w:ascii="Arial" w:eastAsia="Arial" w:hAnsi="Arial" w:cs="Arial"/>
          <w:color w:val="000000"/>
        </w:rPr>
      </w:pPr>
      <w:r>
        <w:rPr>
          <w:rFonts w:ascii="Arial" w:eastAsia="Arial" w:hAnsi="Arial" w:cs="Arial"/>
          <w:noProof/>
          <w:color w:val="000000"/>
        </w:rPr>
        <w:drawing>
          <wp:inline distT="0" distB="0" distL="0" distR="0" wp14:anchorId="37AE0EDB" wp14:editId="2B7CBE7A">
            <wp:extent cx="5708943" cy="407055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me.png"/>
                    <pic:cNvPicPr/>
                  </pic:nvPicPr>
                  <pic:blipFill>
                    <a:blip r:embed="rId19">
                      <a:extLst>
                        <a:ext uri="{28A0092B-C50C-407E-A947-70E740481C1C}">
                          <a14:useLocalDpi xmlns:a14="http://schemas.microsoft.com/office/drawing/2010/main" val="0"/>
                        </a:ext>
                      </a:extLst>
                    </a:blip>
                    <a:stretch>
                      <a:fillRect/>
                    </a:stretch>
                  </pic:blipFill>
                  <pic:spPr>
                    <a:xfrm>
                      <a:off x="0" y="0"/>
                      <a:ext cx="5708943" cy="4070559"/>
                    </a:xfrm>
                    <a:prstGeom prst="rect">
                      <a:avLst/>
                    </a:prstGeom>
                  </pic:spPr>
                </pic:pic>
              </a:graphicData>
            </a:graphic>
          </wp:inline>
        </w:drawing>
      </w:r>
    </w:p>
    <w:p w:rsidR="00BE5DA5" w:rsidRPr="0096764C" w:rsidRDefault="00BE5DA5" w:rsidP="00BE5DA5">
      <w:pPr>
        <w:pStyle w:val="Caption"/>
        <w:ind w:leftChars="0" w:left="2880" w:firstLineChars="0" w:firstLine="720"/>
        <w:jc w:val="both"/>
        <w:rPr>
          <w:i/>
        </w:rPr>
      </w:pPr>
      <w:r>
        <w:t xml:space="preserve">Figure </w:t>
      </w:r>
      <w:r w:rsidR="007F316B">
        <w:t>5.2</w:t>
      </w:r>
      <w:r>
        <w:t>- Sequence Diagram</w:t>
      </w:r>
    </w:p>
    <w:p w:rsidR="004370B6" w:rsidRDefault="004370B6" w:rsidP="004370B6">
      <w:pPr>
        <w:shd w:val="clear" w:color="auto" w:fill="FFFFFF"/>
        <w:spacing w:line="360" w:lineRule="auto"/>
        <w:ind w:leftChars="0" w:left="0" w:firstLineChars="0" w:firstLine="0"/>
        <w:rPr>
          <w:rFonts w:ascii="Arial" w:eastAsia="Arial" w:hAnsi="Arial" w:cs="Arial"/>
          <w:color w:val="000000"/>
        </w:rPr>
      </w:pPr>
    </w:p>
    <w:p w:rsidR="004370B6" w:rsidRDefault="004370B6" w:rsidP="004370B6">
      <w:pPr>
        <w:shd w:val="clear" w:color="auto" w:fill="FFFFFF"/>
        <w:spacing w:line="360" w:lineRule="auto"/>
        <w:ind w:leftChars="0" w:left="0" w:firstLineChars="0" w:firstLine="0"/>
        <w:rPr>
          <w:rFonts w:ascii="Arial" w:eastAsia="Arial" w:hAnsi="Arial" w:cs="Arial"/>
          <w:color w:val="000000"/>
        </w:rPr>
      </w:pPr>
    </w:p>
    <w:p w:rsidR="004370B6" w:rsidRDefault="004370B6" w:rsidP="004370B6">
      <w:pPr>
        <w:shd w:val="clear" w:color="auto" w:fill="FFFFFF"/>
        <w:spacing w:line="360" w:lineRule="auto"/>
        <w:ind w:leftChars="0" w:left="0" w:firstLineChars="0" w:firstLine="0"/>
        <w:rPr>
          <w:rFonts w:ascii="Arial" w:eastAsia="Arial" w:hAnsi="Arial" w:cs="Arial"/>
          <w:color w:val="000000"/>
        </w:rPr>
      </w:pPr>
    </w:p>
    <w:p w:rsidR="007B067A" w:rsidRPr="00823479" w:rsidRDefault="007B067A" w:rsidP="00A538E1">
      <w:pPr>
        <w:shd w:val="clear" w:color="auto" w:fill="FFFFFF"/>
        <w:spacing w:line="360" w:lineRule="auto"/>
        <w:ind w:leftChars="0" w:left="0" w:firstLineChars="0" w:firstLine="0"/>
        <w:rPr>
          <w:rFonts w:ascii="Arial" w:eastAsia="Arial" w:hAnsi="Arial" w:cs="Arial"/>
          <w:b/>
          <w:color w:val="000000"/>
        </w:rPr>
      </w:pPr>
      <w:r w:rsidRPr="00A538E1">
        <w:rPr>
          <w:rFonts w:ascii="Arial" w:eastAsia="Arial" w:hAnsi="Arial" w:cs="Arial"/>
          <w:b/>
          <w:color w:val="000000"/>
        </w:rPr>
        <w:t>State Diagram:</w:t>
      </w:r>
    </w:p>
    <w:p w:rsidR="007B067A" w:rsidRPr="004056D6" w:rsidRDefault="007B067A" w:rsidP="007B067A">
      <w:pPr>
        <w:pStyle w:val="BodyText2"/>
        <w:ind w:left="0" w:hanging="2"/>
        <w:jc w:val="both"/>
        <w:rPr>
          <w:b/>
        </w:rPr>
      </w:pPr>
    </w:p>
    <w:p w:rsidR="007B067A" w:rsidRDefault="007B067A" w:rsidP="007B067A">
      <w:pPr>
        <w:ind w:left="0" w:hanging="2"/>
        <w:rPr>
          <w:i/>
          <w:sz w:val="20"/>
        </w:rPr>
      </w:pPr>
      <w:r w:rsidRPr="00B35BDB">
        <w:rPr>
          <w:i/>
          <w:sz w:val="20"/>
        </w:rPr>
        <w:t>State-Machine diagram is used to model interactive systems and elaborate all the possible states of any object or module in the system. It depicts the dynamic behavior of the system. So, this diagram is to describe the Express Service Station application’s point of interactions from the user point of view. All the states which may occur within the system are explained below.</w:t>
      </w:r>
    </w:p>
    <w:p w:rsidR="00A538E1" w:rsidRDefault="00A538E1" w:rsidP="007B067A">
      <w:pPr>
        <w:ind w:left="0" w:hanging="2"/>
        <w:rPr>
          <w:i/>
          <w:sz w:val="20"/>
        </w:rPr>
      </w:pPr>
    </w:p>
    <w:p w:rsidR="00A538E1" w:rsidRPr="00B35BDB" w:rsidRDefault="00A538E1" w:rsidP="007B067A">
      <w:pPr>
        <w:ind w:left="0" w:hanging="2"/>
        <w:rPr>
          <w:i/>
          <w:sz w:val="20"/>
        </w:rPr>
      </w:pPr>
      <w:r>
        <w:rPr>
          <w:i/>
          <w:noProof/>
          <w:sz w:val="20"/>
        </w:rPr>
        <w:lastRenderedPageBreak/>
        <w:drawing>
          <wp:inline distT="0" distB="0" distL="0" distR="0" wp14:anchorId="6BA41CC5" wp14:editId="11F0923A">
            <wp:extent cx="5765800" cy="72009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e Diagram1.jpg"/>
                    <pic:cNvPicPr/>
                  </pic:nvPicPr>
                  <pic:blipFill>
                    <a:blip r:embed="rId20">
                      <a:extLst>
                        <a:ext uri="{28A0092B-C50C-407E-A947-70E740481C1C}">
                          <a14:useLocalDpi xmlns:a14="http://schemas.microsoft.com/office/drawing/2010/main" val="0"/>
                        </a:ext>
                      </a:extLst>
                    </a:blip>
                    <a:stretch>
                      <a:fillRect/>
                    </a:stretch>
                  </pic:blipFill>
                  <pic:spPr>
                    <a:xfrm>
                      <a:off x="0" y="0"/>
                      <a:ext cx="5765800" cy="7200900"/>
                    </a:xfrm>
                    <a:prstGeom prst="rect">
                      <a:avLst/>
                    </a:prstGeom>
                  </pic:spPr>
                </pic:pic>
              </a:graphicData>
            </a:graphic>
          </wp:inline>
        </w:drawing>
      </w:r>
    </w:p>
    <w:p w:rsidR="004370B6" w:rsidRDefault="004370B6" w:rsidP="004370B6">
      <w:pPr>
        <w:shd w:val="clear" w:color="auto" w:fill="FFFFFF"/>
        <w:spacing w:line="360" w:lineRule="auto"/>
        <w:ind w:leftChars="0" w:left="0" w:firstLineChars="0" w:firstLine="0"/>
        <w:rPr>
          <w:rFonts w:ascii="Arial" w:eastAsia="Arial" w:hAnsi="Arial" w:cs="Arial"/>
          <w:color w:val="000000"/>
        </w:rPr>
      </w:pPr>
    </w:p>
    <w:p w:rsidR="00811DF0" w:rsidRDefault="00811DF0" w:rsidP="004370B6">
      <w:pPr>
        <w:shd w:val="clear" w:color="auto" w:fill="FFFFFF"/>
        <w:spacing w:line="360" w:lineRule="auto"/>
        <w:ind w:leftChars="0" w:left="0" w:firstLineChars="0" w:firstLine="0"/>
        <w:rPr>
          <w:rFonts w:ascii="Arial" w:eastAsia="Arial" w:hAnsi="Arial" w:cs="Arial"/>
          <w:color w:val="000000"/>
        </w:rPr>
      </w:pPr>
    </w:p>
    <w:p w:rsidR="004C6275" w:rsidRPr="0096764C" w:rsidRDefault="004C6275" w:rsidP="004C6275">
      <w:pPr>
        <w:pStyle w:val="Caption"/>
        <w:ind w:leftChars="0" w:left="2880" w:firstLineChars="0" w:firstLine="720"/>
        <w:jc w:val="both"/>
        <w:rPr>
          <w:i/>
        </w:rPr>
      </w:pPr>
      <w:r>
        <w:t xml:space="preserve">Figure </w:t>
      </w:r>
      <w:r w:rsidR="00880B80">
        <w:t>6</w:t>
      </w:r>
      <w:r>
        <w:t>- State Diagram</w:t>
      </w:r>
    </w:p>
    <w:p w:rsidR="00811DF0" w:rsidRDefault="00811DF0" w:rsidP="004370B6">
      <w:pPr>
        <w:shd w:val="clear" w:color="auto" w:fill="FFFFFF"/>
        <w:spacing w:line="360" w:lineRule="auto"/>
        <w:ind w:leftChars="0" w:left="0" w:firstLineChars="0" w:firstLine="0"/>
        <w:rPr>
          <w:rFonts w:ascii="Arial" w:eastAsia="Arial" w:hAnsi="Arial" w:cs="Arial"/>
          <w:color w:val="000000"/>
        </w:rPr>
      </w:pPr>
    </w:p>
    <w:p w:rsidR="00811DF0" w:rsidRDefault="00811DF0" w:rsidP="004370B6">
      <w:pPr>
        <w:shd w:val="clear" w:color="auto" w:fill="FFFFFF"/>
        <w:spacing w:line="360" w:lineRule="auto"/>
        <w:ind w:leftChars="0" w:left="0" w:firstLineChars="0" w:firstLine="0"/>
        <w:rPr>
          <w:rFonts w:ascii="Arial" w:eastAsia="Arial" w:hAnsi="Arial" w:cs="Arial"/>
          <w:color w:val="000000"/>
        </w:rPr>
      </w:pPr>
    </w:p>
    <w:p w:rsidR="00823479" w:rsidRDefault="00811DF0" w:rsidP="00811DF0">
      <w:pPr>
        <w:pStyle w:val="BodyText2"/>
        <w:ind w:left="0" w:hanging="2"/>
        <w:jc w:val="both"/>
        <w:rPr>
          <w:b/>
        </w:rPr>
      </w:pPr>
      <w:r w:rsidRPr="00823479">
        <w:rPr>
          <w:rFonts w:ascii="Arial" w:eastAsia="Arial" w:hAnsi="Arial" w:cs="Arial"/>
          <w:b/>
          <w:i w:val="0"/>
          <w:iCs w:val="0"/>
          <w:color w:val="000000"/>
        </w:rPr>
        <w:t>E</w:t>
      </w:r>
      <w:r w:rsidR="00823479">
        <w:rPr>
          <w:rFonts w:ascii="Arial" w:eastAsia="Arial" w:hAnsi="Arial" w:cs="Arial"/>
          <w:b/>
          <w:i w:val="0"/>
          <w:iCs w:val="0"/>
          <w:color w:val="000000"/>
        </w:rPr>
        <w:t xml:space="preserve">ntity </w:t>
      </w:r>
      <w:r w:rsidRPr="00823479">
        <w:rPr>
          <w:rFonts w:ascii="Arial" w:eastAsia="Arial" w:hAnsi="Arial" w:cs="Arial"/>
          <w:b/>
          <w:i w:val="0"/>
          <w:iCs w:val="0"/>
          <w:color w:val="000000"/>
        </w:rPr>
        <w:t>R</w:t>
      </w:r>
      <w:r w:rsidR="00823479">
        <w:rPr>
          <w:rFonts w:ascii="Arial" w:eastAsia="Arial" w:hAnsi="Arial" w:cs="Arial"/>
          <w:b/>
          <w:i w:val="0"/>
          <w:iCs w:val="0"/>
          <w:color w:val="000000"/>
        </w:rPr>
        <w:t>elationship</w:t>
      </w:r>
      <w:r w:rsidRPr="00823479">
        <w:rPr>
          <w:rFonts w:ascii="Arial" w:eastAsia="Arial" w:hAnsi="Arial" w:cs="Arial"/>
          <w:b/>
          <w:i w:val="0"/>
          <w:iCs w:val="0"/>
          <w:color w:val="000000"/>
        </w:rPr>
        <w:t xml:space="preserve"> Diagram</w:t>
      </w:r>
      <w:r>
        <w:rPr>
          <w:b/>
        </w:rPr>
        <w:t>:</w:t>
      </w:r>
    </w:p>
    <w:p w:rsidR="00811DF0" w:rsidRDefault="00811DF0" w:rsidP="008A5759">
      <w:pPr>
        <w:ind w:left="0" w:hanging="2"/>
        <w:rPr>
          <w:iCs/>
          <w:sz w:val="20"/>
        </w:rPr>
      </w:pPr>
      <w:r w:rsidRPr="008A5759">
        <w:rPr>
          <w:i/>
          <w:sz w:val="20"/>
        </w:rPr>
        <w:t>ER model represent the relationship of entities with system intended objects and their behavior upon specific tasks.</w:t>
      </w:r>
    </w:p>
    <w:p w:rsidR="00811DF0" w:rsidRDefault="00811DF0" w:rsidP="00811DF0">
      <w:pPr>
        <w:pStyle w:val="BodyText2"/>
        <w:ind w:left="0" w:hanging="2"/>
        <w:jc w:val="both"/>
        <w:rPr>
          <w:iCs w:val="0"/>
          <w:sz w:val="20"/>
        </w:rPr>
      </w:pPr>
    </w:p>
    <w:p w:rsidR="00880B80" w:rsidRDefault="00811DF0" w:rsidP="00880B80">
      <w:pPr>
        <w:pStyle w:val="BodyText2"/>
        <w:keepNext/>
        <w:ind w:left="0" w:hanging="2"/>
        <w:jc w:val="both"/>
      </w:pPr>
      <w:r>
        <w:rPr>
          <w:iCs w:val="0"/>
          <w:noProof/>
          <w:sz w:val="20"/>
        </w:rPr>
        <w:drawing>
          <wp:inline distT="0" distB="0" distL="0" distR="0" wp14:anchorId="55267AD5" wp14:editId="40432D52">
            <wp:extent cx="5943600" cy="47599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D Diagram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9960"/>
                    </a:xfrm>
                    <a:prstGeom prst="rect">
                      <a:avLst/>
                    </a:prstGeom>
                  </pic:spPr>
                </pic:pic>
              </a:graphicData>
            </a:graphic>
          </wp:inline>
        </w:drawing>
      </w:r>
    </w:p>
    <w:p w:rsidR="002F0F9F" w:rsidRDefault="002F0F9F" w:rsidP="002F0F9F">
      <w:pPr>
        <w:pStyle w:val="Caption"/>
        <w:ind w:leftChars="0" w:left="0" w:firstLineChars="0" w:firstLine="720"/>
        <w:jc w:val="both"/>
      </w:pPr>
    </w:p>
    <w:p w:rsidR="00811DF0" w:rsidRPr="0096764C" w:rsidRDefault="00880B80" w:rsidP="002F0F9F">
      <w:pPr>
        <w:pStyle w:val="Caption"/>
        <w:ind w:leftChars="0" w:left="2880" w:firstLineChars="0" w:firstLine="0"/>
        <w:jc w:val="both"/>
        <w:rPr>
          <w:iCs/>
        </w:rPr>
      </w:pPr>
      <w:r>
        <w:t>Figure 7- Entity Relationship Diagram</w:t>
      </w:r>
    </w:p>
    <w:p w:rsidR="00811DF0" w:rsidRDefault="00811DF0" w:rsidP="00880B80">
      <w:pPr>
        <w:pStyle w:val="BodyText2"/>
        <w:keepNext/>
        <w:ind w:left="0" w:hanging="2"/>
        <w:jc w:val="both"/>
      </w:pPr>
      <w:r>
        <w:t xml:space="preserve">   </w:t>
      </w:r>
    </w:p>
    <w:p w:rsidR="00811DF0" w:rsidRDefault="00811DF0" w:rsidP="00811DF0">
      <w:pPr>
        <w:pStyle w:val="BodyText2"/>
        <w:ind w:left="0" w:hanging="2"/>
        <w:jc w:val="both"/>
      </w:pPr>
    </w:p>
    <w:p w:rsidR="00866C9C" w:rsidRDefault="00866C9C" w:rsidP="0071426F">
      <w:pPr>
        <w:pBdr>
          <w:top w:val="nil"/>
          <w:left w:val="nil"/>
          <w:bottom w:val="nil"/>
          <w:right w:val="nil"/>
          <w:between w:val="nil"/>
        </w:pBdr>
        <w:spacing w:line="240" w:lineRule="auto"/>
        <w:ind w:leftChars="0" w:left="0" w:firstLineChars="0" w:firstLine="0"/>
        <w:jc w:val="both"/>
        <w:rPr>
          <w:b/>
          <w:color w:val="000000"/>
          <w:sz w:val="20"/>
          <w:szCs w:val="20"/>
        </w:rPr>
      </w:pPr>
    </w:p>
    <w:p w:rsidR="00866C9C" w:rsidRDefault="00866C9C">
      <w:pPr>
        <w:ind w:left="0" w:hanging="2"/>
      </w:pPr>
    </w:p>
    <w:p w:rsidR="00866C9C" w:rsidRDefault="0008605A" w:rsidP="00785B18">
      <w:pPr>
        <w:numPr>
          <w:ilvl w:val="0"/>
          <w:numId w:val="6"/>
        </w:numPr>
        <w:shd w:val="clear" w:color="auto" w:fill="FFFFFF"/>
        <w:ind w:left="0" w:hanging="2"/>
        <w:rPr>
          <w:rFonts w:ascii="Arial" w:eastAsia="Arial" w:hAnsi="Arial" w:cs="Arial"/>
          <w:color w:val="000000"/>
        </w:rPr>
      </w:pPr>
      <w:r>
        <w:rPr>
          <w:rFonts w:ascii="Arial" w:eastAsia="Arial" w:hAnsi="Arial" w:cs="Arial"/>
          <w:b/>
          <w:i/>
          <w:color w:val="000000"/>
        </w:rPr>
        <w:t>Detailed Graphical User Interface:</w:t>
      </w:r>
    </w:p>
    <w:p w:rsidR="00866C9C" w:rsidRDefault="00866C9C">
      <w:pPr>
        <w:shd w:val="clear" w:color="auto" w:fill="FFFFFF"/>
        <w:ind w:left="0" w:hanging="2"/>
        <w:rPr>
          <w:rFonts w:ascii="Arial" w:eastAsia="Arial" w:hAnsi="Arial" w:cs="Arial"/>
          <w:color w:val="000000"/>
          <w:u w:val="single"/>
        </w:rPr>
      </w:pPr>
    </w:p>
    <w:tbl>
      <w:tblPr>
        <w:tblStyle w:val="a4"/>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866C9C">
        <w:trPr>
          <w:trHeight w:val="431"/>
        </w:trPr>
        <w:tc>
          <w:tcPr>
            <w:tcW w:w="8856" w:type="dxa"/>
          </w:tcPr>
          <w:p w:rsidR="00866C9C" w:rsidRDefault="0008605A" w:rsidP="005F20AA">
            <w:pPr>
              <w:ind w:left="0" w:hanging="2"/>
              <w:jc w:val="center"/>
              <w:rPr>
                <w:rFonts w:ascii="Arial" w:eastAsia="Arial" w:hAnsi="Arial" w:cs="Arial"/>
                <w:color w:val="000000"/>
                <w:sz w:val="22"/>
                <w:szCs w:val="22"/>
              </w:rPr>
            </w:pPr>
            <w:r>
              <w:rPr>
                <w:rFonts w:ascii="Arial" w:eastAsia="Arial" w:hAnsi="Arial" w:cs="Arial"/>
                <w:b/>
                <w:color w:val="000000"/>
                <w:sz w:val="22"/>
                <w:szCs w:val="22"/>
              </w:rPr>
              <w:t>Registration form</w:t>
            </w:r>
          </w:p>
        </w:tc>
      </w:tr>
      <w:tr w:rsidR="00866C9C">
        <w:trPr>
          <w:trHeight w:val="10880"/>
        </w:trPr>
        <w:tc>
          <w:tcPr>
            <w:tcW w:w="8856" w:type="dxa"/>
          </w:tcPr>
          <w:p w:rsidR="00866C9C" w:rsidRDefault="0008605A">
            <w:pPr>
              <w:ind w:left="0" w:hanging="2"/>
              <w:rPr>
                <w:rFonts w:ascii="Arial" w:eastAsia="Arial" w:hAnsi="Arial" w:cs="Arial"/>
                <w:b/>
                <w:color w:val="000000"/>
              </w:rPr>
            </w:pPr>
            <w:r>
              <w:rPr>
                <w:rFonts w:ascii="Arial" w:eastAsia="Arial" w:hAnsi="Arial" w:cs="Arial"/>
                <w:b/>
                <w:color w:val="000000"/>
              </w:rPr>
              <w:lastRenderedPageBreak/>
              <w:t>Snapshot:</w:t>
            </w:r>
          </w:p>
          <w:p w:rsidR="005F20AA" w:rsidRDefault="005F20AA">
            <w:pPr>
              <w:ind w:left="0" w:hanging="2"/>
              <w:rPr>
                <w:rFonts w:ascii="Arial" w:eastAsia="Arial" w:hAnsi="Arial" w:cs="Arial"/>
                <w:b/>
                <w:color w:val="000000"/>
              </w:rPr>
            </w:pPr>
          </w:p>
          <w:p w:rsidR="005F20AA" w:rsidRDefault="005F20AA">
            <w:pPr>
              <w:ind w:left="0" w:hanging="2"/>
              <w:rPr>
                <w:rFonts w:ascii="Arial" w:eastAsia="Arial" w:hAnsi="Arial" w:cs="Arial"/>
                <w:b/>
                <w:color w:val="000000"/>
              </w:rPr>
            </w:pPr>
          </w:p>
          <w:p w:rsidR="005F20AA" w:rsidRDefault="005F20AA">
            <w:pPr>
              <w:ind w:left="0" w:hanging="2"/>
              <w:rPr>
                <w:rFonts w:ascii="Arial" w:eastAsia="Arial" w:hAnsi="Arial" w:cs="Arial"/>
                <w:b/>
                <w:color w:val="000000"/>
              </w:rPr>
            </w:pPr>
          </w:p>
          <w:p w:rsidR="005F20AA" w:rsidRDefault="005F20AA">
            <w:pPr>
              <w:ind w:left="0" w:hanging="2"/>
              <w:rPr>
                <w:rFonts w:ascii="Arial" w:eastAsia="Arial" w:hAnsi="Arial" w:cs="Arial"/>
                <w:b/>
                <w:color w:val="000000"/>
              </w:rPr>
            </w:pPr>
          </w:p>
          <w:p w:rsidR="005F20AA" w:rsidRDefault="005F20AA">
            <w:pPr>
              <w:ind w:left="0" w:hanging="2"/>
              <w:rPr>
                <w:rFonts w:ascii="Arial" w:eastAsia="Arial" w:hAnsi="Arial" w:cs="Arial"/>
                <w:color w:val="000000"/>
              </w:rPr>
            </w:pPr>
          </w:p>
          <w:p w:rsidR="00866C9C" w:rsidRDefault="009928E0" w:rsidP="005F20AA">
            <w:pPr>
              <w:ind w:left="0" w:hanging="2"/>
              <w:jc w:val="center"/>
              <w:rPr>
                <w:rFonts w:ascii="Arial" w:eastAsia="Arial" w:hAnsi="Arial" w:cs="Arial"/>
                <w:color w:val="000000"/>
                <w:u w:val="single"/>
              </w:rPr>
            </w:pPr>
            <w:r>
              <w:rPr>
                <w:rFonts w:ascii="Arial" w:eastAsia="Arial" w:hAnsi="Arial" w:cs="Arial"/>
                <w:noProof/>
                <w:color w:val="000000"/>
                <w:u w:val="single"/>
              </w:rPr>
              <w:drawing>
                <wp:inline distT="0" distB="0" distL="0" distR="0">
                  <wp:extent cx="4131666" cy="564435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jpg"/>
                          <pic:cNvPicPr/>
                        </pic:nvPicPr>
                        <pic:blipFill>
                          <a:blip r:embed="rId22">
                            <a:extLst>
                              <a:ext uri="{28A0092B-C50C-407E-A947-70E740481C1C}">
                                <a14:useLocalDpi xmlns:a14="http://schemas.microsoft.com/office/drawing/2010/main" val="0"/>
                              </a:ext>
                            </a:extLst>
                          </a:blip>
                          <a:stretch>
                            <a:fillRect/>
                          </a:stretch>
                        </pic:blipFill>
                        <pic:spPr>
                          <a:xfrm>
                            <a:off x="0" y="0"/>
                            <a:ext cx="4151853" cy="5671930"/>
                          </a:xfrm>
                          <a:prstGeom prst="rect">
                            <a:avLst/>
                          </a:prstGeom>
                        </pic:spPr>
                      </pic:pic>
                    </a:graphicData>
                  </a:graphic>
                </wp:inline>
              </w:drawing>
            </w:r>
          </w:p>
        </w:tc>
      </w:tr>
    </w:tbl>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tbl>
      <w:tblPr>
        <w:tblStyle w:val="a5"/>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866C9C">
        <w:trPr>
          <w:trHeight w:val="431"/>
        </w:trPr>
        <w:tc>
          <w:tcPr>
            <w:tcW w:w="8856" w:type="dxa"/>
          </w:tcPr>
          <w:p w:rsidR="00866C9C" w:rsidRDefault="0008605A" w:rsidP="005F20AA">
            <w:pPr>
              <w:ind w:left="0" w:hanging="2"/>
              <w:jc w:val="center"/>
              <w:rPr>
                <w:rFonts w:ascii="Arial" w:eastAsia="Arial" w:hAnsi="Arial" w:cs="Arial"/>
                <w:color w:val="000000"/>
                <w:sz w:val="22"/>
                <w:szCs w:val="22"/>
              </w:rPr>
            </w:pPr>
            <w:r>
              <w:rPr>
                <w:rFonts w:ascii="Arial" w:eastAsia="Arial" w:hAnsi="Arial" w:cs="Arial"/>
                <w:b/>
                <w:color w:val="000000"/>
                <w:sz w:val="22"/>
                <w:szCs w:val="22"/>
              </w:rPr>
              <w:t>LOGIN FORM</w:t>
            </w:r>
            <w:bookmarkStart w:id="40" w:name="_GoBack"/>
            <w:bookmarkEnd w:id="40"/>
          </w:p>
        </w:tc>
      </w:tr>
      <w:tr w:rsidR="00866C9C">
        <w:trPr>
          <w:trHeight w:val="10880"/>
        </w:trPr>
        <w:tc>
          <w:tcPr>
            <w:tcW w:w="8856" w:type="dxa"/>
          </w:tcPr>
          <w:p w:rsidR="00866C9C" w:rsidRDefault="0008605A">
            <w:pPr>
              <w:ind w:left="0" w:hanging="2"/>
              <w:rPr>
                <w:rFonts w:ascii="Arial" w:eastAsia="Arial" w:hAnsi="Arial" w:cs="Arial"/>
                <w:b/>
                <w:color w:val="000000"/>
              </w:rPr>
            </w:pPr>
            <w:r>
              <w:rPr>
                <w:rFonts w:ascii="Arial" w:eastAsia="Arial" w:hAnsi="Arial" w:cs="Arial"/>
                <w:b/>
                <w:color w:val="000000"/>
              </w:rPr>
              <w:lastRenderedPageBreak/>
              <w:t>Snapshot:</w:t>
            </w:r>
          </w:p>
          <w:p w:rsidR="0015239F" w:rsidRDefault="0015239F">
            <w:pPr>
              <w:ind w:left="0" w:hanging="2"/>
              <w:rPr>
                <w:rFonts w:ascii="Arial" w:eastAsia="Arial" w:hAnsi="Arial" w:cs="Arial"/>
                <w:b/>
                <w:color w:val="000000"/>
              </w:rPr>
            </w:pPr>
          </w:p>
          <w:p w:rsidR="0015239F" w:rsidRDefault="0015239F">
            <w:pPr>
              <w:ind w:left="0" w:hanging="2"/>
              <w:rPr>
                <w:rFonts w:ascii="Arial" w:eastAsia="Arial" w:hAnsi="Arial" w:cs="Arial"/>
                <w:b/>
                <w:color w:val="000000"/>
              </w:rPr>
            </w:pPr>
          </w:p>
          <w:p w:rsidR="0015239F" w:rsidRDefault="0015239F">
            <w:pPr>
              <w:ind w:left="0" w:hanging="2"/>
              <w:rPr>
                <w:rFonts w:ascii="Arial" w:eastAsia="Arial" w:hAnsi="Arial" w:cs="Arial"/>
                <w:color w:val="000000"/>
              </w:rPr>
            </w:pPr>
          </w:p>
          <w:p w:rsidR="0015239F" w:rsidRDefault="0015239F">
            <w:pPr>
              <w:ind w:left="0" w:hanging="2"/>
              <w:rPr>
                <w:rFonts w:ascii="Arial" w:eastAsia="Arial" w:hAnsi="Arial" w:cs="Arial"/>
                <w:color w:val="000000"/>
              </w:rPr>
            </w:pPr>
          </w:p>
          <w:p w:rsidR="00866C9C" w:rsidRDefault="0015239F" w:rsidP="0078432F">
            <w:pPr>
              <w:ind w:left="0" w:hanging="2"/>
              <w:jc w:val="center"/>
              <w:rPr>
                <w:rFonts w:ascii="Arial" w:eastAsia="Arial" w:hAnsi="Arial" w:cs="Arial"/>
                <w:color w:val="000000"/>
                <w:u w:val="single"/>
              </w:rPr>
            </w:pPr>
            <w:r>
              <w:rPr>
                <w:rFonts w:ascii="Arial" w:eastAsia="Arial" w:hAnsi="Arial" w:cs="Arial"/>
                <w:noProof/>
                <w:color w:val="000000"/>
                <w:u w:val="single"/>
              </w:rPr>
              <w:drawing>
                <wp:inline distT="0" distB="0" distL="0" distR="0">
                  <wp:extent cx="3245017" cy="475639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age.PNG"/>
                          <pic:cNvPicPr/>
                        </pic:nvPicPr>
                        <pic:blipFill>
                          <a:blip r:embed="rId23">
                            <a:extLst>
                              <a:ext uri="{28A0092B-C50C-407E-A947-70E740481C1C}">
                                <a14:useLocalDpi xmlns:a14="http://schemas.microsoft.com/office/drawing/2010/main" val="0"/>
                              </a:ext>
                            </a:extLst>
                          </a:blip>
                          <a:stretch>
                            <a:fillRect/>
                          </a:stretch>
                        </pic:blipFill>
                        <pic:spPr>
                          <a:xfrm>
                            <a:off x="0" y="0"/>
                            <a:ext cx="3245017" cy="4756394"/>
                          </a:xfrm>
                          <a:prstGeom prst="rect">
                            <a:avLst/>
                          </a:prstGeom>
                        </pic:spPr>
                      </pic:pic>
                    </a:graphicData>
                  </a:graphic>
                </wp:inline>
              </w:drawing>
            </w:r>
          </w:p>
        </w:tc>
      </w:tr>
    </w:tbl>
    <w:p w:rsidR="00866C9C" w:rsidRDefault="00866C9C">
      <w:pPr>
        <w:shd w:val="clear" w:color="auto" w:fill="FFFFFF"/>
        <w:ind w:left="0" w:hanging="2"/>
        <w:rPr>
          <w:rFonts w:ascii="Arial" w:eastAsia="Arial" w:hAnsi="Arial" w:cs="Arial"/>
          <w:color w:val="000000"/>
          <w:u w:val="single"/>
        </w:rPr>
      </w:pPr>
    </w:p>
    <w:p w:rsidR="00866C9C" w:rsidRDefault="00866C9C">
      <w:pPr>
        <w:ind w:left="0" w:hanging="2"/>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tbl>
      <w:tblPr>
        <w:tblStyle w:val="a7"/>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866C9C">
        <w:trPr>
          <w:trHeight w:val="431"/>
        </w:trPr>
        <w:tc>
          <w:tcPr>
            <w:tcW w:w="8856" w:type="dxa"/>
          </w:tcPr>
          <w:p w:rsidR="00866C9C" w:rsidRDefault="0008605A" w:rsidP="0065657D">
            <w:pPr>
              <w:ind w:left="0" w:hanging="2"/>
              <w:jc w:val="center"/>
              <w:rPr>
                <w:rFonts w:ascii="Arial" w:eastAsia="Arial" w:hAnsi="Arial" w:cs="Arial"/>
                <w:color w:val="000000"/>
                <w:sz w:val="22"/>
                <w:szCs w:val="22"/>
              </w:rPr>
            </w:pPr>
            <w:r>
              <w:rPr>
                <w:rFonts w:ascii="Arial" w:eastAsia="Arial" w:hAnsi="Arial" w:cs="Arial"/>
                <w:b/>
                <w:color w:val="000000"/>
                <w:sz w:val="22"/>
                <w:szCs w:val="22"/>
              </w:rPr>
              <w:t>Dashboard</w:t>
            </w:r>
          </w:p>
        </w:tc>
      </w:tr>
      <w:tr w:rsidR="00866C9C">
        <w:trPr>
          <w:trHeight w:val="10880"/>
        </w:trPr>
        <w:tc>
          <w:tcPr>
            <w:tcW w:w="8856" w:type="dxa"/>
          </w:tcPr>
          <w:p w:rsidR="00866C9C" w:rsidRDefault="0008605A">
            <w:pPr>
              <w:ind w:left="0" w:hanging="2"/>
              <w:rPr>
                <w:rFonts w:ascii="Arial" w:eastAsia="Arial" w:hAnsi="Arial" w:cs="Arial"/>
                <w:color w:val="000000"/>
              </w:rPr>
            </w:pPr>
            <w:r>
              <w:rPr>
                <w:rFonts w:ascii="Arial" w:eastAsia="Arial" w:hAnsi="Arial" w:cs="Arial"/>
                <w:b/>
                <w:color w:val="000000"/>
              </w:rPr>
              <w:t>Snapshot:</w:t>
            </w:r>
          </w:p>
          <w:p w:rsidR="00866C9C" w:rsidRDefault="00866C9C">
            <w:pPr>
              <w:ind w:left="0" w:hanging="2"/>
              <w:rPr>
                <w:rFonts w:ascii="Arial" w:eastAsia="Arial" w:hAnsi="Arial" w:cs="Arial"/>
                <w:color w:val="000000"/>
                <w:u w:val="single"/>
              </w:rPr>
            </w:pPr>
          </w:p>
          <w:p w:rsidR="00866C9C" w:rsidRDefault="0078432F" w:rsidP="0078432F">
            <w:pPr>
              <w:ind w:left="0" w:hanging="2"/>
              <w:jc w:val="center"/>
              <w:rPr>
                <w:rFonts w:ascii="Arial" w:eastAsia="Arial" w:hAnsi="Arial" w:cs="Arial"/>
                <w:color w:val="000000"/>
                <w:u w:val="single"/>
              </w:rPr>
            </w:pPr>
            <w:r>
              <w:rPr>
                <w:rFonts w:ascii="Arial" w:eastAsia="Arial" w:hAnsi="Arial" w:cs="Arial"/>
                <w:noProof/>
                <w:color w:val="000000"/>
                <w:u w:val="single"/>
              </w:rPr>
              <w:drawing>
                <wp:inline distT="0" distB="0" distL="0" distR="0">
                  <wp:extent cx="3390158" cy="6167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panel.jpg"/>
                          <pic:cNvPicPr/>
                        </pic:nvPicPr>
                        <pic:blipFill>
                          <a:blip r:embed="rId24">
                            <a:extLst>
                              <a:ext uri="{28A0092B-C50C-407E-A947-70E740481C1C}">
                                <a14:useLocalDpi xmlns:a14="http://schemas.microsoft.com/office/drawing/2010/main" val="0"/>
                              </a:ext>
                            </a:extLst>
                          </a:blip>
                          <a:stretch>
                            <a:fillRect/>
                          </a:stretch>
                        </pic:blipFill>
                        <pic:spPr>
                          <a:xfrm>
                            <a:off x="0" y="0"/>
                            <a:ext cx="3403147" cy="6191386"/>
                          </a:xfrm>
                          <a:prstGeom prst="rect">
                            <a:avLst/>
                          </a:prstGeom>
                        </pic:spPr>
                      </pic:pic>
                    </a:graphicData>
                  </a:graphic>
                </wp:inline>
              </w:drawing>
            </w:r>
          </w:p>
        </w:tc>
      </w:tr>
    </w:tbl>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tbl>
      <w:tblPr>
        <w:tblStyle w:val="a8"/>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866C9C">
        <w:trPr>
          <w:trHeight w:val="431"/>
        </w:trPr>
        <w:tc>
          <w:tcPr>
            <w:tcW w:w="8856" w:type="dxa"/>
          </w:tcPr>
          <w:p w:rsidR="00866C9C" w:rsidRDefault="0008605A">
            <w:pPr>
              <w:ind w:left="0" w:hanging="2"/>
              <w:rPr>
                <w:rFonts w:ascii="Arial" w:eastAsia="Arial" w:hAnsi="Arial" w:cs="Arial"/>
                <w:color w:val="000000"/>
                <w:sz w:val="22"/>
                <w:szCs w:val="22"/>
              </w:rPr>
            </w:pPr>
            <w:r>
              <w:rPr>
                <w:rFonts w:ascii="Arial" w:eastAsia="Arial" w:hAnsi="Arial" w:cs="Arial"/>
                <w:b/>
                <w:color w:val="000000"/>
              </w:rPr>
              <w:t xml:space="preserve">                             </w:t>
            </w:r>
            <w:r w:rsidR="0078432F">
              <w:rPr>
                <w:rFonts w:ascii="Arial" w:eastAsia="Arial" w:hAnsi="Arial" w:cs="Arial"/>
                <w:b/>
                <w:color w:val="000000"/>
              </w:rPr>
              <w:t xml:space="preserve">                </w:t>
            </w:r>
            <w:r>
              <w:rPr>
                <w:rFonts w:ascii="Arial" w:eastAsia="Arial" w:hAnsi="Arial" w:cs="Arial"/>
                <w:b/>
                <w:color w:val="000000"/>
              </w:rPr>
              <w:t xml:space="preserve">     </w:t>
            </w:r>
            <w:r w:rsidR="0078432F">
              <w:rPr>
                <w:rFonts w:ascii="Arial" w:eastAsia="Arial" w:hAnsi="Arial" w:cs="Arial"/>
                <w:b/>
                <w:color w:val="000000"/>
                <w:sz w:val="22"/>
                <w:szCs w:val="22"/>
              </w:rPr>
              <w:t>Location</w:t>
            </w:r>
          </w:p>
        </w:tc>
      </w:tr>
      <w:tr w:rsidR="00866C9C" w:rsidTr="0078432F">
        <w:trPr>
          <w:trHeight w:val="7820"/>
        </w:trPr>
        <w:tc>
          <w:tcPr>
            <w:tcW w:w="8856" w:type="dxa"/>
          </w:tcPr>
          <w:p w:rsidR="00866C9C" w:rsidRDefault="0008605A">
            <w:pPr>
              <w:ind w:left="0" w:hanging="2"/>
              <w:rPr>
                <w:rFonts w:ascii="Arial" w:eastAsia="Arial" w:hAnsi="Arial" w:cs="Arial"/>
                <w:color w:val="000000"/>
              </w:rPr>
            </w:pPr>
            <w:r>
              <w:rPr>
                <w:rFonts w:ascii="Arial" w:eastAsia="Arial" w:hAnsi="Arial" w:cs="Arial"/>
                <w:b/>
                <w:color w:val="000000"/>
              </w:rPr>
              <w:t>Snapshot:</w:t>
            </w:r>
          </w:p>
          <w:p w:rsidR="00866C9C" w:rsidRDefault="00866C9C">
            <w:pPr>
              <w:ind w:left="0" w:hanging="2"/>
              <w:rPr>
                <w:rFonts w:ascii="Arial" w:eastAsia="Arial" w:hAnsi="Arial" w:cs="Arial"/>
                <w:color w:val="000000"/>
              </w:rPr>
            </w:pPr>
          </w:p>
          <w:p w:rsidR="00866C9C" w:rsidRDefault="00866C9C">
            <w:pPr>
              <w:ind w:left="0" w:hanging="2"/>
              <w:rPr>
                <w:rFonts w:ascii="Arial" w:eastAsia="Arial" w:hAnsi="Arial" w:cs="Arial"/>
                <w:color w:val="000000"/>
              </w:rPr>
            </w:pPr>
          </w:p>
          <w:p w:rsidR="00866C9C" w:rsidRDefault="00866C9C">
            <w:pPr>
              <w:ind w:left="0" w:hanging="2"/>
              <w:rPr>
                <w:rFonts w:ascii="Arial" w:eastAsia="Arial" w:hAnsi="Arial" w:cs="Arial"/>
                <w:color w:val="000000"/>
              </w:rPr>
            </w:pPr>
          </w:p>
          <w:p w:rsidR="00866C9C" w:rsidRDefault="00866C9C">
            <w:pPr>
              <w:ind w:left="0" w:hanging="2"/>
              <w:rPr>
                <w:rFonts w:ascii="Arial" w:eastAsia="Arial" w:hAnsi="Arial" w:cs="Arial"/>
                <w:color w:val="000000"/>
              </w:rPr>
            </w:pPr>
          </w:p>
          <w:p w:rsidR="00866C9C" w:rsidRDefault="0078432F">
            <w:pPr>
              <w:ind w:left="0" w:hanging="2"/>
              <w:rPr>
                <w:rFonts w:ascii="Arial" w:eastAsia="Arial" w:hAnsi="Arial" w:cs="Arial"/>
                <w:color w:val="000000"/>
                <w:u w:val="single"/>
              </w:rPr>
            </w:pPr>
            <w:r>
              <w:rPr>
                <w:rFonts w:ascii="Arial" w:eastAsia="Arial" w:hAnsi="Arial" w:cs="Arial"/>
                <w:noProof/>
                <w:color w:val="000000"/>
                <w:u w:val="single"/>
              </w:rPr>
              <w:drawing>
                <wp:inline distT="0" distB="0" distL="0" distR="0">
                  <wp:extent cx="5486400" cy="3643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tion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643630"/>
                          </a:xfrm>
                          <a:prstGeom prst="rect">
                            <a:avLst/>
                          </a:prstGeom>
                        </pic:spPr>
                      </pic:pic>
                    </a:graphicData>
                  </a:graphic>
                </wp:inline>
              </w:drawing>
            </w:r>
          </w:p>
        </w:tc>
      </w:tr>
    </w:tbl>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tbl>
      <w:tblPr>
        <w:tblStyle w:val="a9"/>
        <w:tblW w:w="1001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10"/>
      </w:tblGrid>
      <w:tr w:rsidR="00866C9C">
        <w:trPr>
          <w:trHeight w:val="431"/>
        </w:trPr>
        <w:tc>
          <w:tcPr>
            <w:tcW w:w="10010" w:type="dxa"/>
          </w:tcPr>
          <w:p w:rsidR="00866C9C" w:rsidRDefault="003B7DCB" w:rsidP="00361987">
            <w:pPr>
              <w:ind w:left="0" w:hanging="2"/>
              <w:jc w:val="center"/>
              <w:rPr>
                <w:rFonts w:ascii="Arial" w:eastAsia="Arial" w:hAnsi="Arial" w:cs="Arial"/>
                <w:color w:val="000000"/>
                <w:sz w:val="22"/>
                <w:szCs w:val="22"/>
              </w:rPr>
            </w:pPr>
            <w:r>
              <w:rPr>
                <w:rFonts w:ascii="Arial" w:eastAsia="Arial" w:hAnsi="Arial" w:cs="Arial"/>
                <w:b/>
                <w:color w:val="000000"/>
                <w:sz w:val="22"/>
                <w:szCs w:val="22"/>
              </w:rPr>
              <w:t>Services</w:t>
            </w:r>
          </w:p>
        </w:tc>
      </w:tr>
      <w:tr w:rsidR="00866C9C">
        <w:trPr>
          <w:trHeight w:val="10880"/>
        </w:trPr>
        <w:tc>
          <w:tcPr>
            <w:tcW w:w="10010" w:type="dxa"/>
          </w:tcPr>
          <w:p w:rsidR="00866C9C" w:rsidRDefault="0008605A">
            <w:pPr>
              <w:ind w:left="0" w:hanging="2"/>
              <w:rPr>
                <w:rFonts w:ascii="Arial" w:eastAsia="Arial" w:hAnsi="Arial" w:cs="Arial"/>
                <w:color w:val="000000"/>
              </w:rPr>
            </w:pPr>
            <w:r>
              <w:rPr>
                <w:rFonts w:ascii="Arial" w:eastAsia="Arial" w:hAnsi="Arial" w:cs="Arial"/>
                <w:b/>
                <w:color w:val="000000"/>
              </w:rPr>
              <w:lastRenderedPageBreak/>
              <w:t>Snapshot:</w:t>
            </w:r>
          </w:p>
          <w:p w:rsidR="00866C9C" w:rsidRDefault="00866C9C">
            <w:pPr>
              <w:ind w:left="0" w:hanging="2"/>
              <w:rPr>
                <w:rFonts w:ascii="Arial" w:eastAsia="Arial" w:hAnsi="Arial" w:cs="Arial"/>
                <w:color w:val="000000"/>
                <w:u w:val="single"/>
              </w:rPr>
            </w:pPr>
          </w:p>
          <w:p w:rsidR="00866C9C" w:rsidRDefault="00866C9C">
            <w:pPr>
              <w:ind w:left="0" w:hanging="2"/>
              <w:rPr>
                <w:rFonts w:ascii="Arial" w:eastAsia="Arial" w:hAnsi="Arial" w:cs="Arial"/>
                <w:color w:val="000000"/>
                <w:u w:val="single"/>
              </w:rPr>
            </w:pPr>
          </w:p>
          <w:p w:rsidR="00866C9C" w:rsidRDefault="00866C9C">
            <w:pPr>
              <w:ind w:left="0" w:hanging="2"/>
              <w:rPr>
                <w:rFonts w:ascii="Arial" w:eastAsia="Arial" w:hAnsi="Arial" w:cs="Arial"/>
                <w:color w:val="000000"/>
                <w:u w:val="single"/>
              </w:rPr>
            </w:pPr>
          </w:p>
          <w:p w:rsidR="00866C9C" w:rsidRDefault="003B7DCB" w:rsidP="003B7DCB">
            <w:pPr>
              <w:ind w:left="0" w:hanging="2"/>
              <w:jc w:val="center"/>
              <w:rPr>
                <w:rFonts w:ascii="Arial" w:eastAsia="Arial" w:hAnsi="Arial" w:cs="Arial"/>
                <w:color w:val="000000"/>
                <w:u w:val="single"/>
              </w:rPr>
            </w:pPr>
            <w:r>
              <w:rPr>
                <w:rFonts w:ascii="Arial" w:eastAsia="Arial" w:hAnsi="Arial" w:cs="Arial"/>
                <w:noProof/>
                <w:color w:val="000000"/>
                <w:u w:val="single"/>
              </w:rPr>
              <w:drawing>
                <wp:inline distT="0" distB="0" distL="0" distR="0">
                  <wp:extent cx="5734685" cy="599817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s.jpg"/>
                          <pic:cNvPicPr/>
                        </pic:nvPicPr>
                        <pic:blipFill>
                          <a:blip r:embed="rId26">
                            <a:extLst>
                              <a:ext uri="{28A0092B-C50C-407E-A947-70E740481C1C}">
                                <a14:useLocalDpi xmlns:a14="http://schemas.microsoft.com/office/drawing/2010/main" val="0"/>
                              </a:ext>
                            </a:extLst>
                          </a:blip>
                          <a:stretch>
                            <a:fillRect/>
                          </a:stretch>
                        </pic:blipFill>
                        <pic:spPr>
                          <a:xfrm>
                            <a:off x="0" y="0"/>
                            <a:ext cx="5744652" cy="6008598"/>
                          </a:xfrm>
                          <a:prstGeom prst="rect">
                            <a:avLst/>
                          </a:prstGeom>
                        </pic:spPr>
                      </pic:pic>
                    </a:graphicData>
                  </a:graphic>
                </wp:inline>
              </w:drawing>
            </w:r>
          </w:p>
        </w:tc>
      </w:tr>
    </w:tbl>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tbl>
      <w:tblPr>
        <w:tblStyle w:val="aa"/>
        <w:tblW w:w="965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50"/>
      </w:tblGrid>
      <w:tr w:rsidR="00866C9C">
        <w:trPr>
          <w:trHeight w:val="431"/>
        </w:trPr>
        <w:tc>
          <w:tcPr>
            <w:tcW w:w="9650" w:type="dxa"/>
          </w:tcPr>
          <w:p w:rsidR="00866C9C" w:rsidRDefault="00361987" w:rsidP="00361987">
            <w:pPr>
              <w:ind w:left="0" w:hanging="2"/>
              <w:jc w:val="center"/>
              <w:rPr>
                <w:rFonts w:ascii="Arial" w:eastAsia="Arial" w:hAnsi="Arial" w:cs="Arial"/>
                <w:color w:val="000000"/>
                <w:sz w:val="22"/>
                <w:szCs w:val="22"/>
              </w:rPr>
            </w:pPr>
            <w:r>
              <w:rPr>
                <w:rFonts w:ascii="Arial" w:eastAsia="Arial" w:hAnsi="Arial" w:cs="Arial"/>
                <w:b/>
                <w:color w:val="000000"/>
                <w:sz w:val="22"/>
                <w:szCs w:val="22"/>
              </w:rPr>
              <w:t>Contact US</w:t>
            </w:r>
          </w:p>
        </w:tc>
      </w:tr>
      <w:tr w:rsidR="00866C9C">
        <w:trPr>
          <w:trHeight w:val="10880"/>
        </w:trPr>
        <w:tc>
          <w:tcPr>
            <w:tcW w:w="9650" w:type="dxa"/>
          </w:tcPr>
          <w:p w:rsidR="00866C9C" w:rsidRDefault="0008605A">
            <w:pPr>
              <w:ind w:left="0" w:hanging="2"/>
              <w:rPr>
                <w:rFonts w:ascii="Arial" w:eastAsia="Arial" w:hAnsi="Arial" w:cs="Arial"/>
                <w:color w:val="000000"/>
              </w:rPr>
            </w:pPr>
            <w:r>
              <w:rPr>
                <w:rFonts w:ascii="Arial" w:eastAsia="Arial" w:hAnsi="Arial" w:cs="Arial"/>
                <w:b/>
                <w:color w:val="000000"/>
              </w:rPr>
              <w:lastRenderedPageBreak/>
              <w:t>Snapshot:</w:t>
            </w:r>
          </w:p>
          <w:p w:rsidR="00866C9C" w:rsidRDefault="00866C9C">
            <w:pPr>
              <w:ind w:left="0" w:hanging="2"/>
              <w:rPr>
                <w:rFonts w:ascii="Arial" w:eastAsia="Arial" w:hAnsi="Arial" w:cs="Arial"/>
                <w:color w:val="000000"/>
              </w:rPr>
            </w:pPr>
          </w:p>
          <w:p w:rsidR="00866C9C" w:rsidRDefault="00866C9C">
            <w:pPr>
              <w:ind w:left="0" w:hanging="2"/>
              <w:rPr>
                <w:rFonts w:ascii="Arial" w:eastAsia="Arial" w:hAnsi="Arial" w:cs="Arial"/>
                <w:color w:val="000000"/>
              </w:rPr>
            </w:pPr>
          </w:p>
          <w:p w:rsidR="00866C9C" w:rsidRDefault="00866C9C">
            <w:pPr>
              <w:ind w:left="0" w:hanging="2"/>
              <w:rPr>
                <w:rFonts w:ascii="Arial" w:eastAsia="Arial" w:hAnsi="Arial" w:cs="Arial"/>
                <w:color w:val="000000"/>
                <w:u w:val="single"/>
              </w:rPr>
            </w:pPr>
          </w:p>
          <w:p w:rsidR="00866C9C" w:rsidRDefault="00361987" w:rsidP="00361987">
            <w:pPr>
              <w:ind w:left="0" w:hanging="2"/>
              <w:jc w:val="center"/>
              <w:rPr>
                <w:rFonts w:ascii="Arial" w:eastAsia="Arial" w:hAnsi="Arial" w:cs="Arial"/>
                <w:color w:val="000000"/>
                <w:u w:val="single"/>
              </w:rPr>
            </w:pPr>
            <w:r>
              <w:rPr>
                <w:rFonts w:ascii="Arial" w:eastAsia="Arial" w:hAnsi="Arial" w:cs="Arial"/>
                <w:noProof/>
                <w:color w:val="000000"/>
                <w:u w:val="single"/>
              </w:rPr>
              <w:drawing>
                <wp:inline distT="0" distB="0" distL="0" distR="0">
                  <wp:extent cx="3671387" cy="599440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ffice location.jpg"/>
                          <pic:cNvPicPr/>
                        </pic:nvPicPr>
                        <pic:blipFill>
                          <a:blip r:embed="rId27">
                            <a:extLst>
                              <a:ext uri="{28A0092B-C50C-407E-A947-70E740481C1C}">
                                <a14:useLocalDpi xmlns:a14="http://schemas.microsoft.com/office/drawing/2010/main" val="0"/>
                              </a:ext>
                            </a:extLst>
                          </a:blip>
                          <a:stretch>
                            <a:fillRect/>
                          </a:stretch>
                        </pic:blipFill>
                        <pic:spPr>
                          <a:xfrm>
                            <a:off x="0" y="0"/>
                            <a:ext cx="3674567" cy="5999593"/>
                          </a:xfrm>
                          <a:prstGeom prst="rect">
                            <a:avLst/>
                          </a:prstGeom>
                        </pic:spPr>
                      </pic:pic>
                    </a:graphicData>
                  </a:graphic>
                </wp:inline>
              </w:drawing>
            </w:r>
          </w:p>
        </w:tc>
      </w:tr>
    </w:tbl>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pPr>
        <w:shd w:val="clear" w:color="auto" w:fill="FFFFFF"/>
        <w:ind w:left="0" w:hanging="2"/>
        <w:rPr>
          <w:rFonts w:ascii="Arial" w:eastAsia="Arial" w:hAnsi="Arial" w:cs="Arial"/>
          <w:color w:val="000000"/>
          <w:u w:val="single"/>
        </w:rPr>
      </w:pPr>
    </w:p>
    <w:p w:rsidR="00866C9C" w:rsidRDefault="00866C9C" w:rsidP="0036546B">
      <w:pPr>
        <w:pStyle w:val="Heading1"/>
        <w:ind w:leftChars="0" w:left="0" w:firstLineChars="0" w:firstLine="0"/>
      </w:pPr>
      <w:bookmarkStart w:id="41" w:name="_heading=h.ihv636" w:colFirst="0" w:colLast="0"/>
      <w:bookmarkEnd w:id="41"/>
    </w:p>
    <w:p w:rsidR="00866C9C" w:rsidRDefault="0008605A" w:rsidP="00785B18">
      <w:pPr>
        <w:pStyle w:val="Heading1"/>
        <w:numPr>
          <w:ilvl w:val="0"/>
          <w:numId w:val="19"/>
        </w:numPr>
        <w:ind w:left="1" w:hanging="3"/>
      </w:pPr>
      <w:r>
        <w:t>References</w:t>
      </w:r>
    </w:p>
    <w:p w:rsidR="00866C9C" w:rsidRDefault="00866C9C">
      <w:pPr>
        <w:ind w:left="0" w:hanging="2"/>
        <w:jc w:val="both"/>
        <w:rPr>
          <w:sz w:val="20"/>
          <w:szCs w:val="20"/>
        </w:rPr>
      </w:pPr>
    </w:p>
    <w:p w:rsidR="00866C9C" w:rsidRDefault="00866C9C">
      <w:pPr>
        <w:ind w:left="0" w:hanging="2"/>
        <w:jc w:val="both"/>
        <w:rPr>
          <w:sz w:val="20"/>
          <w:szCs w:val="20"/>
        </w:rPr>
      </w:pPr>
    </w:p>
    <w:tbl>
      <w:tblPr>
        <w:tblStyle w:val="af7"/>
        <w:tblW w:w="8528" w:type="dxa"/>
        <w:jc w:val="center"/>
        <w:tblLayout w:type="fixed"/>
        <w:tblLook w:val="0000" w:firstRow="0" w:lastRow="0" w:firstColumn="0" w:lastColumn="0" w:noHBand="0" w:noVBand="0"/>
      </w:tblPr>
      <w:tblGrid>
        <w:gridCol w:w="1564"/>
        <w:gridCol w:w="1620"/>
        <w:gridCol w:w="3004"/>
        <w:gridCol w:w="2340"/>
      </w:tblGrid>
      <w:tr w:rsidR="00866C9C">
        <w:trPr>
          <w:trHeight w:val="232"/>
          <w:jc w:val="center"/>
        </w:trPr>
        <w:tc>
          <w:tcPr>
            <w:tcW w:w="1564"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866C9C" w:rsidRDefault="0008605A">
            <w:pPr>
              <w:pBdr>
                <w:top w:val="nil"/>
                <w:left w:val="nil"/>
                <w:bottom w:val="nil"/>
                <w:right w:val="nil"/>
                <w:between w:val="nil"/>
              </w:pBdr>
              <w:ind w:left="0" w:hanging="2"/>
              <w:jc w:val="center"/>
              <w:rPr>
                <w:rFonts w:ascii="Verdana" w:eastAsia="Verdana" w:hAnsi="Verdana" w:cs="Verdana"/>
                <w:color w:val="FFFFFF"/>
                <w:sz w:val="16"/>
                <w:szCs w:val="16"/>
              </w:rPr>
            </w:pPr>
            <w:r>
              <w:rPr>
                <w:rFonts w:ascii="Verdana" w:eastAsia="Verdana" w:hAnsi="Verdana" w:cs="Verdana"/>
                <w:b/>
                <w:color w:val="FFFFFF"/>
                <w:sz w:val="16"/>
                <w:szCs w:val="16"/>
              </w:rPr>
              <w:t>Ref. No.</w:t>
            </w:r>
          </w:p>
        </w:tc>
        <w:tc>
          <w:tcPr>
            <w:tcW w:w="1620"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866C9C" w:rsidRDefault="0008605A">
            <w:pPr>
              <w:pBdr>
                <w:top w:val="nil"/>
                <w:left w:val="nil"/>
                <w:bottom w:val="nil"/>
                <w:right w:val="nil"/>
                <w:between w:val="nil"/>
              </w:pBdr>
              <w:ind w:left="0" w:hanging="2"/>
              <w:jc w:val="center"/>
              <w:rPr>
                <w:rFonts w:ascii="Verdana" w:eastAsia="Verdana" w:hAnsi="Verdana" w:cs="Verdana"/>
                <w:color w:val="FFFFFF"/>
                <w:sz w:val="16"/>
                <w:szCs w:val="16"/>
              </w:rPr>
            </w:pPr>
            <w:r>
              <w:rPr>
                <w:rFonts w:ascii="Verdana" w:eastAsia="Verdana" w:hAnsi="Verdana" w:cs="Verdana"/>
                <w:b/>
                <w:color w:val="FFFFFF"/>
                <w:sz w:val="16"/>
                <w:szCs w:val="16"/>
              </w:rPr>
              <w:t>Document Title</w:t>
            </w:r>
          </w:p>
        </w:tc>
        <w:tc>
          <w:tcPr>
            <w:tcW w:w="3004"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866C9C" w:rsidRDefault="0008605A">
            <w:pPr>
              <w:pBdr>
                <w:top w:val="nil"/>
                <w:left w:val="nil"/>
                <w:bottom w:val="nil"/>
                <w:right w:val="nil"/>
                <w:between w:val="nil"/>
              </w:pBdr>
              <w:ind w:left="0" w:hanging="2"/>
              <w:jc w:val="center"/>
              <w:rPr>
                <w:rFonts w:ascii="Verdana" w:eastAsia="Verdana" w:hAnsi="Verdana" w:cs="Verdana"/>
                <w:color w:val="FFFFFF"/>
                <w:sz w:val="16"/>
                <w:szCs w:val="16"/>
              </w:rPr>
            </w:pPr>
            <w:r>
              <w:rPr>
                <w:rFonts w:ascii="Verdana" w:eastAsia="Verdana" w:hAnsi="Verdana" w:cs="Verdana"/>
                <w:b/>
                <w:color w:val="FFFFFF"/>
                <w:sz w:val="16"/>
                <w:szCs w:val="16"/>
              </w:rPr>
              <w:t>Date of Release/ Publication</w:t>
            </w:r>
          </w:p>
        </w:tc>
        <w:tc>
          <w:tcPr>
            <w:tcW w:w="2340" w:type="dxa"/>
            <w:tcBorders>
              <w:top w:val="single" w:sz="8" w:space="0" w:color="C0C0C0"/>
              <w:left w:val="single" w:sz="8" w:space="0" w:color="C0C0C0"/>
              <w:bottom w:val="single" w:sz="8" w:space="0" w:color="C0C0C0"/>
              <w:right w:val="single" w:sz="8" w:space="0" w:color="C0C0C0"/>
            </w:tcBorders>
            <w:shd w:val="clear" w:color="auto" w:fill="8C8C8C"/>
            <w:tcMar>
              <w:top w:w="0" w:type="dxa"/>
              <w:bottom w:w="0" w:type="dxa"/>
            </w:tcMar>
            <w:vAlign w:val="center"/>
          </w:tcPr>
          <w:p w:rsidR="00866C9C" w:rsidRDefault="0008605A">
            <w:pPr>
              <w:pBdr>
                <w:top w:val="nil"/>
                <w:left w:val="nil"/>
                <w:bottom w:val="nil"/>
                <w:right w:val="nil"/>
                <w:between w:val="nil"/>
              </w:pBdr>
              <w:ind w:left="0" w:hanging="2"/>
              <w:jc w:val="center"/>
              <w:rPr>
                <w:rFonts w:ascii="Verdana" w:eastAsia="Verdana" w:hAnsi="Verdana" w:cs="Verdana"/>
                <w:color w:val="FFFFFF"/>
                <w:sz w:val="16"/>
                <w:szCs w:val="16"/>
              </w:rPr>
            </w:pPr>
            <w:r>
              <w:rPr>
                <w:rFonts w:ascii="Verdana" w:eastAsia="Verdana" w:hAnsi="Verdana" w:cs="Verdana"/>
                <w:b/>
                <w:color w:val="FFFFFF"/>
                <w:sz w:val="16"/>
                <w:szCs w:val="16"/>
              </w:rPr>
              <w:t>Document Source</w:t>
            </w:r>
          </w:p>
        </w:tc>
      </w:tr>
      <w:tr w:rsidR="00866C9C">
        <w:trPr>
          <w:jc w:val="center"/>
        </w:trPr>
        <w:tc>
          <w:tcPr>
            <w:tcW w:w="1564" w:type="dxa"/>
            <w:tcBorders>
              <w:left w:val="single" w:sz="8" w:space="0" w:color="C0C0C0"/>
              <w:bottom w:val="single" w:sz="8" w:space="0" w:color="C0C0C0"/>
              <w:right w:val="single" w:sz="8" w:space="0" w:color="C0C0C0"/>
            </w:tcBorders>
            <w:shd w:val="clear" w:color="auto" w:fill="F2F2F2"/>
            <w:tcMar>
              <w:top w:w="0" w:type="dxa"/>
              <w:bottom w:w="0" w:type="dxa"/>
            </w:tcMar>
          </w:tcPr>
          <w:p w:rsidR="00866C9C" w:rsidRDefault="00B2076B">
            <w:pPr>
              <w:pBdr>
                <w:top w:val="nil"/>
                <w:left w:val="nil"/>
                <w:bottom w:val="nil"/>
                <w:right w:val="nil"/>
                <w:between w:val="nil"/>
              </w:pBdr>
              <w:ind w:left="0" w:hanging="2"/>
              <w:rPr>
                <w:rFonts w:ascii="Verdana" w:eastAsia="Verdana" w:hAnsi="Verdana" w:cs="Verdana"/>
                <w:color w:val="000000"/>
                <w:sz w:val="16"/>
                <w:szCs w:val="16"/>
              </w:rPr>
            </w:pPr>
            <w:r>
              <w:rPr>
                <w:rFonts w:ascii="Verdana" w:eastAsia="Verdana" w:hAnsi="Verdana" w:cs="Verdana"/>
                <w:color w:val="000000"/>
                <w:sz w:val="16"/>
                <w:szCs w:val="16"/>
              </w:rPr>
              <w:t>Express Service Station</w:t>
            </w:r>
            <w:r>
              <w:rPr>
                <w:rFonts w:ascii="Verdana" w:eastAsia="Verdana" w:hAnsi="Verdana" w:cs="Verdana"/>
                <w:sz w:val="16"/>
                <w:szCs w:val="16"/>
              </w:rPr>
              <w:t>-2021</w:t>
            </w:r>
            <w:r w:rsidR="0008605A">
              <w:rPr>
                <w:rFonts w:ascii="Verdana" w:eastAsia="Verdana" w:hAnsi="Verdana" w:cs="Verdana"/>
                <w:sz w:val="16"/>
                <w:szCs w:val="16"/>
              </w:rPr>
              <w:t>-Proposal</w:t>
            </w:r>
          </w:p>
        </w:tc>
        <w:tc>
          <w:tcPr>
            <w:tcW w:w="1620" w:type="dxa"/>
            <w:tcBorders>
              <w:left w:val="single" w:sz="8" w:space="0" w:color="C0C0C0"/>
              <w:bottom w:val="single" w:sz="8" w:space="0" w:color="C0C0C0"/>
              <w:right w:val="single" w:sz="8" w:space="0" w:color="C0C0C0"/>
            </w:tcBorders>
            <w:shd w:val="clear" w:color="auto" w:fill="F2F2F2"/>
            <w:tcMar>
              <w:top w:w="0" w:type="dxa"/>
              <w:bottom w:w="0" w:type="dxa"/>
            </w:tcMar>
          </w:tcPr>
          <w:p w:rsidR="00866C9C" w:rsidRDefault="0008605A">
            <w:pPr>
              <w:pBdr>
                <w:top w:val="nil"/>
                <w:left w:val="nil"/>
                <w:bottom w:val="nil"/>
                <w:right w:val="nil"/>
                <w:between w:val="nil"/>
              </w:pBdr>
              <w:ind w:left="0" w:hanging="2"/>
              <w:jc w:val="center"/>
              <w:rPr>
                <w:rFonts w:ascii="Verdana" w:eastAsia="Verdana" w:hAnsi="Verdana" w:cs="Verdana"/>
                <w:color w:val="000000"/>
                <w:sz w:val="16"/>
                <w:szCs w:val="16"/>
              </w:rPr>
            </w:pPr>
            <w:r>
              <w:rPr>
                <w:rFonts w:ascii="Verdana" w:eastAsia="Verdana" w:hAnsi="Verdana" w:cs="Verdana"/>
                <w:color w:val="000000"/>
                <w:sz w:val="16"/>
                <w:szCs w:val="16"/>
              </w:rPr>
              <w:t>Project Proposal</w:t>
            </w:r>
          </w:p>
        </w:tc>
        <w:tc>
          <w:tcPr>
            <w:tcW w:w="3004" w:type="dxa"/>
            <w:tcBorders>
              <w:left w:val="single" w:sz="8" w:space="0" w:color="C0C0C0"/>
              <w:bottom w:val="single" w:sz="8" w:space="0" w:color="C0C0C0"/>
              <w:right w:val="single" w:sz="8" w:space="0" w:color="C0C0C0"/>
            </w:tcBorders>
            <w:shd w:val="clear" w:color="auto" w:fill="F2F2F2"/>
            <w:tcMar>
              <w:top w:w="0" w:type="dxa"/>
              <w:bottom w:w="0" w:type="dxa"/>
            </w:tcMar>
          </w:tcPr>
          <w:p w:rsidR="00866C9C" w:rsidRDefault="00B63ED4">
            <w:pPr>
              <w:pBdr>
                <w:top w:val="nil"/>
                <w:left w:val="nil"/>
                <w:bottom w:val="nil"/>
                <w:right w:val="nil"/>
                <w:between w:val="nil"/>
              </w:pBdr>
              <w:ind w:left="0" w:hanging="2"/>
              <w:jc w:val="center"/>
              <w:rPr>
                <w:rFonts w:ascii="Verdana" w:eastAsia="Verdana" w:hAnsi="Verdana" w:cs="Verdana"/>
                <w:color w:val="000000"/>
                <w:sz w:val="16"/>
                <w:szCs w:val="16"/>
              </w:rPr>
            </w:pPr>
            <w:r>
              <w:rPr>
                <w:rFonts w:ascii="Verdana" w:eastAsia="Verdana" w:hAnsi="Verdana" w:cs="Verdana"/>
                <w:color w:val="000000"/>
                <w:sz w:val="16"/>
                <w:szCs w:val="16"/>
              </w:rPr>
              <w:t>December-01-2021</w:t>
            </w:r>
          </w:p>
        </w:tc>
        <w:tc>
          <w:tcPr>
            <w:tcW w:w="2340" w:type="dxa"/>
            <w:tcBorders>
              <w:left w:val="single" w:sz="8" w:space="0" w:color="C0C0C0"/>
              <w:bottom w:val="single" w:sz="8" w:space="0" w:color="C0C0C0"/>
              <w:right w:val="single" w:sz="8" w:space="0" w:color="C0C0C0"/>
            </w:tcBorders>
            <w:shd w:val="clear" w:color="auto" w:fill="F2F2F2"/>
            <w:tcMar>
              <w:top w:w="0" w:type="dxa"/>
              <w:bottom w:w="0" w:type="dxa"/>
            </w:tcMar>
          </w:tcPr>
          <w:p w:rsidR="00866C9C" w:rsidRDefault="006E4734">
            <w:pPr>
              <w:pBdr>
                <w:top w:val="nil"/>
                <w:left w:val="nil"/>
                <w:bottom w:val="nil"/>
                <w:right w:val="nil"/>
                <w:between w:val="nil"/>
              </w:pBdr>
              <w:ind w:left="0" w:hanging="2"/>
              <w:jc w:val="center"/>
              <w:rPr>
                <w:rFonts w:ascii="Verdana" w:eastAsia="Verdana" w:hAnsi="Verdana" w:cs="Verdana"/>
                <w:color w:val="000000"/>
                <w:sz w:val="16"/>
                <w:szCs w:val="16"/>
              </w:rPr>
            </w:pPr>
            <w:hyperlink r:id="rId28" w:history="1">
              <w:r w:rsidR="00B54143" w:rsidRPr="001F2481">
                <w:rPr>
                  <w:rStyle w:val="Hyperlink"/>
                </w:rPr>
                <w:t>http://limestoneservicestation.com/appointments/</w:t>
              </w:r>
            </w:hyperlink>
          </w:p>
        </w:tc>
      </w:tr>
      <w:tr w:rsidR="00866C9C" w:rsidTr="00B2076B">
        <w:trPr>
          <w:jc w:val="center"/>
        </w:trPr>
        <w:tc>
          <w:tcPr>
            <w:tcW w:w="1564" w:type="dxa"/>
            <w:tcBorders>
              <w:left w:val="single" w:sz="8" w:space="0" w:color="C0C0C0"/>
              <w:right w:val="single" w:sz="8" w:space="0" w:color="C0C0C0"/>
            </w:tcBorders>
            <w:shd w:val="clear" w:color="auto" w:fill="F2F2F2"/>
            <w:tcMar>
              <w:top w:w="0" w:type="dxa"/>
              <w:bottom w:w="0" w:type="dxa"/>
            </w:tcMar>
          </w:tcPr>
          <w:p w:rsidR="00866C9C" w:rsidRDefault="00B63ED4">
            <w:pPr>
              <w:pBdr>
                <w:top w:val="nil"/>
                <w:left w:val="nil"/>
                <w:bottom w:val="nil"/>
                <w:right w:val="nil"/>
                <w:between w:val="nil"/>
              </w:pBdr>
              <w:ind w:left="0" w:hanging="2"/>
              <w:jc w:val="center"/>
              <w:rPr>
                <w:rFonts w:ascii="Verdana" w:eastAsia="Verdana" w:hAnsi="Verdana" w:cs="Verdana"/>
                <w:color w:val="000000"/>
                <w:sz w:val="16"/>
                <w:szCs w:val="16"/>
              </w:rPr>
            </w:pPr>
            <w:r>
              <w:rPr>
                <w:rFonts w:ascii="Verdana" w:eastAsia="Verdana" w:hAnsi="Verdana" w:cs="Verdana"/>
                <w:color w:val="000000"/>
                <w:sz w:val="16"/>
                <w:szCs w:val="16"/>
              </w:rPr>
              <w:t>Express Service Station -2021</w:t>
            </w:r>
            <w:r w:rsidR="0008605A">
              <w:rPr>
                <w:rFonts w:ascii="Verdana" w:eastAsia="Verdana" w:hAnsi="Verdana" w:cs="Verdana"/>
                <w:color w:val="000000"/>
                <w:sz w:val="16"/>
                <w:szCs w:val="16"/>
              </w:rPr>
              <w:t xml:space="preserve">-Software Requirement Specification </w:t>
            </w:r>
          </w:p>
        </w:tc>
        <w:tc>
          <w:tcPr>
            <w:tcW w:w="1620" w:type="dxa"/>
            <w:tcBorders>
              <w:left w:val="single" w:sz="8" w:space="0" w:color="C0C0C0"/>
              <w:right w:val="single" w:sz="8" w:space="0" w:color="C0C0C0"/>
            </w:tcBorders>
            <w:shd w:val="clear" w:color="auto" w:fill="F2F2F2"/>
            <w:tcMar>
              <w:top w:w="0" w:type="dxa"/>
              <w:bottom w:w="0" w:type="dxa"/>
            </w:tcMar>
          </w:tcPr>
          <w:p w:rsidR="00866C9C" w:rsidRDefault="0008605A">
            <w:pPr>
              <w:pBdr>
                <w:top w:val="nil"/>
                <w:left w:val="nil"/>
                <w:bottom w:val="nil"/>
                <w:right w:val="nil"/>
                <w:between w:val="nil"/>
              </w:pBdr>
              <w:ind w:left="0" w:hanging="2"/>
              <w:jc w:val="center"/>
              <w:rPr>
                <w:rFonts w:ascii="Verdana" w:eastAsia="Verdana" w:hAnsi="Verdana" w:cs="Verdana"/>
                <w:color w:val="000000"/>
                <w:sz w:val="16"/>
                <w:szCs w:val="16"/>
              </w:rPr>
            </w:pPr>
            <w:r>
              <w:rPr>
                <w:rFonts w:ascii="Verdana" w:eastAsia="Verdana" w:hAnsi="Verdana" w:cs="Verdana"/>
                <w:color w:val="000000"/>
                <w:sz w:val="16"/>
                <w:szCs w:val="16"/>
              </w:rPr>
              <w:t>Software Requirement Specification</w:t>
            </w:r>
          </w:p>
        </w:tc>
        <w:tc>
          <w:tcPr>
            <w:tcW w:w="3004" w:type="dxa"/>
            <w:tcBorders>
              <w:left w:val="single" w:sz="8" w:space="0" w:color="C0C0C0"/>
              <w:right w:val="single" w:sz="8" w:space="0" w:color="C0C0C0"/>
            </w:tcBorders>
            <w:shd w:val="clear" w:color="auto" w:fill="F2F2F2"/>
            <w:tcMar>
              <w:top w:w="0" w:type="dxa"/>
              <w:bottom w:w="0" w:type="dxa"/>
            </w:tcMar>
          </w:tcPr>
          <w:p w:rsidR="00866C9C" w:rsidRDefault="00B63ED4">
            <w:pPr>
              <w:pBdr>
                <w:top w:val="nil"/>
                <w:left w:val="nil"/>
                <w:bottom w:val="nil"/>
                <w:right w:val="nil"/>
                <w:between w:val="nil"/>
              </w:pBdr>
              <w:ind w:left="0" w:hanging="2"/>
              <w:jc w:val="center"/>
              <w:rPr>
                <w:rFonts w:ascii="Verdana" w:eastAsia="Verdana" w:hAnsi="Verdana" w:cs="Verdana"/>
                <w:color w:val="000000"/>
                <w:sz w:val="16"/>
                <w:szCs w:val="16"/>
              </w:rPr>
            </w:pPr>
            <w:r>
              <w:rPr>
                <w:rFonts w:ascii="Verdana" w:eastAsia="Verdana" w:hAnsi="Verdana" w:cs="Verdana"/>
                <w:color w:val="000000"/>
                <w:sz w:val="16"/>
                <w:szCs w:val="16"/>
              </w:rPr>
              <w:t>December-21-2021</w:t>
            </w:r>
          </w:p>
        </w:tc>
        <w:tc>
          <w:tcPr>
            <w:tcW w:w="2340" w:type="dxa"/>
            <w:tcBorders>
              <w:left w:val="single" w:sz="8" w:space="0" w:color="C0C0C0"/>
              <w:right w:val="single" w:sz="8" w:space="0" w:color="C0C0C0"/>
            </w:tcBorders>
            <w:shd w:val="clear" w:color="auto" w:fill="F2F2F2"/>
            <w:tcMar>
              <w:top w:w="0" w:type="dxa"/>
              <w:bottom w:w="0" w:type="dxa"/>
            </w:tcMar>
          </w:tcPr>
          <w:p w:rsidR="00866C9C" w:rsidRDefault="006E4734">
            <w:pPr>
              <w:pBdr>
                <w:top w:val="nil"/>
                <w:left w:val="nil"/>
                <w:bottom w:val="nil"/>
                <w:right w:val="nil"/>
                <w:between w:val="nil"/>
              </w:pBdr>
              <w:ind w:left="0" w:hanging="2"/>
              <w:rPr>
                <w:rFonts w:ascii="Verdana" w:eastAsia="Verdana" w:hAnsi="Verdana" w:cs="Verdana"/>
                <w:color w:val="000000"/>
                <w:sz w:val="16"/>
                <w:szCs w:val="16"/>
              </w:rPr>
            </w:pPr>
            <w:hyperlink r:id="rId29" w:history="1">
              <w:r w:rsidR="00B54143" w:rsidRPr="001F2481">
                <w:rPr>
                  <w:rStyle w:val="Hyperlink"/>
                </w:rPr>
                <w:t>https://mrmahir.com/car-wash-services</w:t>
              </w:r>
            </w:hyperlink>
          </w:p>
        </w:tc>
      </w:tr>
      <w:tr w:rsidR="00B2076B">
        <w:trPr>
          <w:jc w:val="center"/>
        </w:trPr>
        <w:tc>
          <w:tcPr>
            <w:tcW w:w="1564" w:type="dxa"/>
            <w:tcBorders>
              <w:left w:val="single" w:sz="8" w:space="0" w:color="C0C0C0"/>
              <w:bottom w:val="single" w:sz="8" w:space="0" w:color="C0C0C0"/>
              <w:right w:val="single" w:sz="8" w:space="0" w:color="C0C0C0"/>
            </w:tcBorders>
            <w:shd w:val="clear" w:color="auto" w:fill="F2F2F2"/>
            <w:tcMar>
              <w:top w:w="0" w:type="dxa"/>
              <w:bottom w:w="0" w:type="dxa"/>
            </w:tcMar>
          </w:tcPr>
          <w:p w:rsidR="00B2076B" w:rsidRDefault="00B2076B" w:rsidP="00B2076B">
            <w:pPr>
              <w:pBdr>
                <w:top w:val="nil"/>
                <w:left w:val="nil"/>
                <w:bottom w:val="nil"/>
                <w:right w:val="nil"/>
                <w:between w:val="nil"/>
              </w:pBdr>
              <w:ind w:left="0" w:hanging="2"/>
              <w:rPr>
                <w:rFonts w:ascii="Verdana" w:eastAsia="Verdana" w:hAnsi="Verdana" w:cs="Verdana"/>
                <w:color w:val="000000"/>
                <w:sz w:val="16"/>
                <w:szCs w:val="16"/>
              </w:rPr>
            </w:pPr>
          </w:p>
        </w:tc>
        <w:tc>
          <w:tcPr>
            <w:tcW w:w="1620" w:type="dxa"/>
            <w:tcBorders>
              <w:left w:val="single" w:sz="8" w:space="0" w:color="C0C0C0"/>
              <w:bottom w:val="single" w:sz="8" w:space="0" w:color="C0C0C0"/>
              <w:right w:val="single" w:sz="8" w:space="0" w:color="C0C0C0"/>
            </w:tcBorders>
            <w:shd w:val="clear" w:color="auto" w:fill="F2F2F2"/>
            <w:tcMar>
              <w:top w:w="0" w:type="dxa"/>
              <w:bottom w:w="0" w:type="dxa"/>
            </w:tcMar>
          </w:tcPr>
          <w:p w:rsidR="00B2076B" w:rsidRDefault="00B2076B">
            <w:pPr>
              <w:pBdr>
                <w:top w:val="nil"/>
                <w:left w:val="nil"/>
                <w:bottom w:val="nil"/>
                <w:right w:val="nil"/>
                <w:between w:val="nil"/>
              </w:pBdr>
              <w:ind w:left="0" w:hanging="2"/>
              <w:jc w:val="center"/>
              <w:rPr>
                <w:rFonts w:ascii="Verdana" w:eastAsia="Verdana" w:hAnsi="Verdana" w:cs="Verdana"/>
                <w:color w:val="000000"/>
                <w:sz w:val="16"/>
                <w:szCs w:val="16"/>
              </w:rPr>
            </w:pPr>
          </w:p>
        </w:tc>
        <w:tc>
          <w:tcPr>
            <w:tcW w:w="3004" w:type="dxa"/>
            <w:tcBorders>
              <w:left w:val="single" w:sz="8" w:space="0" w:color="C0C0C0"/>
              <w:bottom w:val="single" w:sz="8" w:space="0" w:color="C0C0C0"/>
              <w:right w:val="single" w:sz="8" w:space="0" w:color="C0C0C0"/>
            </w:tcBorders>
            <w:shd w:val="clear" w:color="auto" w:fill="F2F2F2"/>
            <w:tcMar>
              <w:top w:w="0" w:type="dxa"/>
              <w:bottom w:w="0" w:type="dxa"/>
            </w:tcMar>
          </w:tcPr>
          <w:p w:rsidR="00B2076B" w:rsidRDefault="00B2076B">
            <w:pPr>
              <w:pBdr>
                <w:top w:val="nil"/>
                <w:left w:val="nil"/>
                <w:bottom w:val="nil"/>
                <w:right w:val="nil"/>
                <w:between w:val="nil"/>
              </w:pBdr>
              <w:ind w:left="0" w:hanging="2"/>
              <w:jc w:val="center"/>
              <w:rPr>
                <w:rFonts w:ascii="Verdana" w:eastAsia="Verdana" w:hAnsi="Verdana" w:cs="Verdana"/>
                <w:color w:val="000000"/>
                <w:sz w:val="16"/>
                <w:szCs w:val="16"/>
              </w:rPr>
            </w:pPr>
          </w:p>
        </w:tc>
        <w:tc>
          <w:tcPr>
            <w:tcW w:w="2340" w:type="dxa"/>
            <w:tcBorders>
              <w:left w:val="single" w:sz="8" w:space="0" w:color="C0C0C0"/>
              <w:bottom w:val="single" w:sz="8" w:space="0" w:color="C0C0C0"/>
              <w:right w:val="single" w:sz="8" w:space="0" w:color="C0C0C0"/>
            </w:tcBorders>
            <w:shd w:val="clear" w:color="auto" w:fill="F2F2F2"/>
            <w:tcMar>
              <w:top w:w="0" w:type="dxa"/>
              <w:bottom w:w="0" w:type="dxa"/>
            </w:tcMar>
          </w:tcPr>
          <w:p w:rsidR="00B2076B" w:rsidRDefault="00B2076B">
            <w:pPr>
              <w:pBdr>
                <w:top w:val="nil"/>
                <w:left w:val="nil"/>
                <w:bottom w:val="nil"/>
                <w:right w:val="nil"/>
                <w:between w:val="nil"/>
              </w:pBdr>
              <w:ind w:left="0" w:hanging="2"/>
              <w:rPr>
                <w:rFonts w:ascii="Verdana" w:eastAsia="Verdana" w:hAnsi="Verdana" w:cs="Verdana"/>
                <w:color w:val="000000"/>
                <w:sz w:val="16"/>
                <w:szCs w:val="16"/>
              </w:rPr>
            </w:pPr>
          </w:p>
        </w:tc>
      </w:tr>
    </w:tbl>
    <w:p w:rsidR="00866C9C" w:rsidRDefault="00866C9C">
      <w:pPr>
        <w:pStyle w:val="Heading1"/>
        <w:ind w:left="1" w:hanging="3"/>
      </w:pPr>
      <w:bookmarkStart w:id="42" w:name="_heading=h.32hioqz" w:colFirst="0" w:colLast="0"/>
      <w:bookmarkEnd w:id="42"/>
    </w:p>
    <w:p w:rsidR="00866C9C" w:rsidRDefault="0008605A" w:rsidP="00785B18">
      <w:pPr>
        <w:pStyle w:val="Heading1"/>
        <w:numPr>
          <w:ilvl w:val="0"/>
          <w:numId w:val="19"/>
        </w:numPr>
        <w:ind w:left="1" w:hanging="3"/>
      </w:pPr>
      <w:r>
        <w:t>Appendices</w:t>
      </w:r>
    </w:p>
    <w:p w:rsidR="00866C9C" w:rsidRDefault="00866C9C">
      <w:pPr>
        <w:ind w:left="0" w:hanging="2"/>
      </w:pPr>
    </w:p>
    <w:p w:rsidR="00866C9C" w:rsidRDefault="00A43404" w:rsidP="00A43404">
      <w:pPr>
        <w:pBdr>
          <w:top w:val="nil"/>
          <w:left w:val="nil"/>
          <w:bottom w:val="nil"/>
          <w:right w:val="nil"/>
          <w:between w:val="nil"/>
        </w:pBdr>
        <w:tabs>
          <w:tab w:val="left" w:pos="360"/>
        </w:tabs>
        <w:spacing w:after="160" w:line="259" w:lineRule="auto"/>
        <w:ind w:leftChars="0" w:left="0" w:firstLineChars="0" w:firstLine="0"/>
        <w:rPr>
          <w:rFonts w:ascii="Arial" w:eastAsia="Arial" w:hAnsi="Arial" w:cs="Arial"/>
          <w:color w:val="000000"/>
        </w:rPr>
      </w:pPr>
      <w:r>
        <w:rPr>
          <w:rFonts w:ascii="Arial" w:eastAsia="Arial" w:hAnsi="Arial" w:cs="Arial"/>
          <w:b/>
          <w:color w:val="000000"/>
        </w:rPr>
        <w:t>Three-tier architecture</w:t>
      </w:r>
      <w:r w:rsidR="0008605A">
        <w:rPr>
          <w:rFonts w:ascii="Arial" w:eastAsia="Arial" w:hAnsi="Arial" w:cs="Arial"/>
          <w:b/>
          <w:color w:val="000000"/>
        </w:rPr>
        <w:t>:</w:t>
      </w:r>
    </w:p>
    <w:p w:rsidR="00866C9C" w:rsidRDefault="0008605A">
      <w:pPr>
        <w:pBdr>
          <w:top w:val="nil"/>
          <w:left w:val="nil"/>
          <w:bottom w:val="nil"/>
          <w:right w:val="nil"/>
          <w:between w:val="nil"/>
        </w:pBdr>
        <w:spacing w:after="165" w:line="276" w:lineRule="auto"/>
        <w:ind w:left="0" w:hanging="2"/>
        <w:rPr>
          <w:color w:val="000000"/>
          <w:sz w:val="20"/>
          <w:szCs w:val="20"/>
        </w:rPr>
      </w:pPr>
      <w:r>
        <w:rPr>
          <w:i/>
          <w:color w:val="000000"/>
          <w:sz w:val="20"/>
          <w:szCs w:val="20"/>
        </w:rPr>
        <w:t>A three-tier architecture is a client-server architecture in which the functional process logic, data access, computer data storage, and user interface are developed and maintained as independent modules on separate platforms</w:t>
      </w:r>
    </w:p>
    <w:p w:rsidR="00866C9C" w:rsidRDefault="00A43404" w:rsidP="00A43404">
      <w:pPr>
        <w:pBdr>
          <w:top w:val="nil"/>
          <w:left w:val="nil"/>
          <w:bottom w:val="nil"/>
          <w:right w:val="nil"/>
          <w:between w:val="nil"/>
        </w:pBdr>
        <w:spacing w:after="165" w:line="259" w:lineRule="auto"/>
        <w:ind w:leftChars="0" w:left="0" w:firstLineChars="0" w:firstLine="0"/>
        <w:rPr>
          <w:rFonts w:ascii="Arial" w:eastAsia="Arial" w:hAnsi="Arial" w:cs="Arial"/>
          <w:color w:val="000000"/>
        </w:rPr>
      </w:pPr>
      <w:r>
        <w:rPr>
          <w:rFonts w:ascii="Arial" w:eastAsia="Arial" w:hAnsi="Arial" w:cs="Arial"/>
          <w:b/>
          <w:color w:val="000000"/>
          <w:highlight w:val="white"/>
        </w:rPr>
        <w:t>Unified Modeling Language</w:t>
      </w:r>
      <w:r w:rsidR="0008605A">
        <w:rPr>
          <w:rFonts w:ascii="Arial" w:eastAsia="Arial" w:hAnsi="Arial" w:cs="Arial"/>
          <w:b/>
          <w:color w:val="000000"/>
          <w:highlight w:val="white"/>
        </w:rPr>
        <w:t>:</w:t>
      </w:r>
    </w:p>
    <w:p w:rsidR="00866C9C" w:rsidRDefault="0008605A">
      <w:pPr>
        <w:spacing w:line="276" w:lineRule="auto"/>
        <w:ind w:left="0" w:hanging="2"/>
        <w:rPr>
          <w:color w:val="000000"/>
          <w:sz w:val="20"/>
          <w:szCs w:val="20"/>
        </w:rPr>
      </w:pPr>
      <w:r>
        <w:rPr>
          <w:b/>
          <w:i/>
          <w:color w:val="000000"/>
          <w:sz w:val="20"/>
          <w:szCs w:val="20"/>
        </w:rPr>
        <w:t>UML</w:t>
      </w:r>
      <w:r>
        <w:rPr>
          <w:i/>
          <w:color w:val="000000"/>
          <w:sz w:val="20"/>
          <w:szCs w:val="20"/>
          <w:highlight w:val="white"/>
        </w:rPr>
        <w:t>, 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w:t>
      </w:r>
    </w:p>
    <w:p w:rsidR="00866C9C" w:rsidRDefault="00866C9C">
      <w:pPr>
        <w:pStyle w:val="Heading1"/>
        <w:ind w:left="1" w:hanging="3"/>
      </w:pPr>
    </w:p>
    <w:p w:rsidR="00866C9C" w:rsidRDefault="00866C9C">
      <w:pPr>
        <w:ind w:left="0" w:hanging="2"/>
      </w:pPr>
    </w:p>
    <w:p w:rsidR="00866C9C" w:rsidRDefault="00866C9C">
      <w:pPr>
        <w:ind w:left="0" w:hanging="2"/>
      </w:pPr>
    </w:p>
    <w:p w:rsidR="00866C9C" w:rsidRDefault="00866C9C">
      <w:pPr>
        <w:ind w:left="0" w:hanging="2"/>
      </w:pPr>
    </w:p>
    <w:p w:rsidR="00866C9C" w:rsidRDefault="00866C9C">
      <w:pPr>
        <w:ind w:left="0" w:hanging="2"/>
        <w:jc w:val="both"/>
        <w:rPr>
          <w:sz w:val="20"/>
          <w:szCs w:val="20"/>
        </w:rPr>
      </w:pPr>
    </w:p>
    <w:p w:rsidR="00866C9C" w:rsidRDefault="00866C9C">
      <w:pPr>
        <w:ind w:left="5" w:hanging="7"/>
        <w:jc w:val="both"/>
        <w:rPr>
          <w:rFonts w:ascii="Century Gothic" w:eastAsia="Century Gothic" w:hAnsi="Century Gothic" w:cs="Century Gothic"/>
          <w:sz w:val="72"/>
          <w:szCs w:val="72"/>
        </w:rPr>
      </w:pPr>
    </w:p>
    <w:p w:rsidR="00866C9C" w:rsidRDefault="00866C9C">
      <w:pPr>
        <w:pBdr>
          <w:bottom w:val="single" w:sz="4" w:space="1" w:color="000000"/>
        </w:pBdr>
        <w:ind w:left="0" w:hanging="2"/>
      </w:pPr>
    </w:p>
    <w:sectPr w:rsidR="00866C9C">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734" w:rsidRDefault="006E4734">
      <w:pPr>
        <w:spacing w:line="240" w:lineRule="auto"/>
        <w:ind w:left="0" w:hanging="2"/>
      </w:pPr>
      <w:r>
        <w:separator/>
      </w:r>
    </w:p>
  </w:endnote>
  <w:endnote w:type="continuationSeparator" w:id="0">
    <w:p w:rsidR="006E4734" w:rsidRDefault="006E473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DCB" w:rsidRDefault="003B7DCB">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DCB" w:rsidRDefault="003B7DCB">
    <w:pPr>
      <w:pBdr>
        <w:top w:val="nil"/>
        <w:left w:val="nil"/>
        <w:bottom w:val="single" w:sz="4" w:space="1" w:color="000000"/>
        <w:right w:val="nil"/>
        <w:between w:val="nil"/>
      </w:pBdr>
      <w:tabs>
        <w:tab w:val="center" w:pos="4320"/>
        <w:tab w:val="right" w:pos="8640"/>
        <w:tab w:val="center" w:pos="5220"/>
        <w:tab w:val="right" w:pos="9360"/>
        <w:tab w:val="right" w:pos="10350"/>
      </w:tabs>
      <w:spacing w:line="240" w:lineRule="auto"/>
      <w:ind w:left="0" w:hanging="2"/>
      <w:rPr>
        <w:rFonts w:ascii="Tahoma" w:eastAsia="Tahoma" w:hAnsi="Tahoma" w:cs="Tahoma"/>
        <w:color w:val="000000"/>
        <w:sz w:val="16"/>
        <w:szCs w:val="16"/>
      </w:rPr>
    </w:pPr>
  </w:p>
  <w:p w:rsidR="003B7DCB" w:rsidRDefault="003B7DCB">
    <w:pPr>
      <w:pBdr>
        <w:top w:val="nil"/>
        <w:left w:val="nil"/>
        <w:bottom w:val="nil"/>
        <w:right w:val="nil"/>
        <w:between w:val="nil"/>
      </w:pBdr>
      <w:tabs>
        <w:tab w:val="center" w:pos="4320"/>
        <w:tab w:val="right" w:pos="8640"/>
        <w:tab w:val="right" w:pos="8820"/>
      </w:tabs>
      <w:spacing w:line="240" w:lineRule="auto"/>
      <w:ind w:left="0" w:hanging="2"/>
      <w:rPr>
        <w:color w:val="000000"/>
      </w:rPr>
    </w:pPr>
    <w:r>
      <w:rPr>
        <w:rFonts w:ascii="Tahoma" w:eastAsia="Tahoma" w:hAnsi="Tahoma" w:cs="Tahoma"/>
        <w:color w:val="000000"/>
        <w:sz w:val="16"/>
        <w:szCs w:val="16"/>
      </w:rPr>
      <w:t xml:space="preserve">Jan. 10, 2022                                                                                                                                                   Page </w:t>
    </w:r>
    <w:r>
      <w:rPr>
        <w:rFonts w:ascii="Tahoma" w:eastAsia="Tahoma" w:hAnsi="Tahoma" w:cs="Tahoma"/>
        <w:color w:val="000000"/>
        <w:sz w:val="16"/>
        <w:szCs w:val="16"/>
      </w:rPr>
      <w:fldChar w:fldCharType="begin"/>
    </w:r>
    <w:r>
      <w:rPr>
        <w:rFonts w:ascii="Tahoma" w:eastAsia="Tahoma" w:hAnsi="Tahoma" w:cs="Tahoma"/>
        <w:color w:val="000000"/>
        <w:sz w:val="16"/>
        <w:szCs w:val="16"/>
      </w:rPr>
      <w:instrText>PAGE</w:instrText>
    </w:r>
    <w:r>
      <w:rPr>
        <w:rFonts w:ascii="Tahoma" w:eastAsia="Tahoma" w:hAnsi="Tahoma" w:cs="Tahoma"/>
        <w:color w:val="000000"/>
        <w:sz w:val="16"/>
        <w:szCs w:val="16"/>
      </w:rPr>
      <w:fldChar w:fldCharType="separate"/>
    </w:r>
    <w:r w:rsidR="009928E0">
      <w:rPr>
        <w:rFonts w:ascii="Tahoma" w:eastAsia="Tahoma" w:hAnsi="Tahoma" w:cs="Tahoma"/>
        <w:noProof/>
        <w:color w:val="000000"/>
        <w:sz w:val="16"/>
        <w:szCs w:val="16"/>
      </w:rPr>
      <w:t>30</w:t>
    </w:r>
    <w:r>
      <w:rPr>
        <w:rFonts w:ascii="Tahoma" w:eastAsia="Tahoma" w:hAnsi="Tahoma" w:cs="Tahoma"/>
        <w:color w:val="000000"/>
        <w:sz w:val="16"/>
        <w:szCs w:val="16"/>
      </w:rPr>
      <w:fldChar w:fldCharType="end"/>
    </w:r>
    <w:r>
      <w:rPr>
        <w:rFonts w:ascii="Tahoma" w:eastAsia="Tahoma" w:hAnsi="Tahoma" w:cs="Tahoma"/>
        <w:color w:val="000000"/>
        <w:sz w:val="16"/>
        <w:szCs w:val="16"/>
      </w:rPr>
      <w:t xml:space="preserve"> of </w:t>
    </w:r>
    <w:r>
      <w:rPr>
        <w:rFonts w:ascii="Tahoma" w:eastAsia="Tahoma" w:hAnsi="Tahoma" w:cs="Tahoma"/>
        <w:color w:val="000000"/>
        <w:sz w:val="16"/>
        <w:szCs w:val="16"/>
      </w:rPr>
      <w:fldChar w:fldCharType="begin"/>
    </w:r>
    <w:r>
      <w:rPr>
        <w:rFonts w:ascii="Tahoma" w:eastAsia="Tahoma" w:hAnsi="Tahoma" w:cs="Tahoma"/>
        <w:color w:val="000000"/>
        <w:sz w:val="16"/>
        <w:szCs w:val="16"/>
      </w:rPr>
      <w:instrText>NUMPAGES</w:instrText>
    </w:r>
    <w:r>
      <w:rPr>
        <w:rFonts w:ascii="Tahoma" w:eastAsia="Tahoma" w:hAnsi="Tahoma" w:cs="Tahoma"/>
        <w:color w:val="000000"/>
        <w:sz w:val="16"/>
        <w:szCs w:val="16"/>
      </w:rPr>
      <w:fldChar w:fldCharType="separate"/>
    </w:r>
    <w:r w:rsidR="009928E0">
      <w:rPr>
        <w:rFonts w:ascii="Tahoma" w:eastAsia="Tahoma" w:hAnsi="Tahoma" w:cs="Tahoma"/>
        <w:noProof/>
        <w:color w:val="000000"/>
        <w:sz w:val="16"/>
        <w:szCs w:val="16"/>
      </w:rPr>
      <w:t>35</w:t>
    </w:r>
    <w:r>
      <w:rPr>
        <w:rFonts w:ascii="Tahoma" w:eastAsia="Tahoma" w:hAnsi="Tahoma" w:cs="Tahoma"/>
        <w:color w:val="000000"/>
        <w:sz w:val="16"/>
        <w:szCs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DCB" w:rsidRDefault="003B7DCB">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734" w:rsidRDefault="006E4734">
      <w:pPr>
        <w:spacing w:line="240" w:lineRule="auto"/>
        <w:ind w:left="0" w:hanging="2"/>
      </w:pPr>
      <w:r>
        <w:separator/>
      </w:r>
    </w:p>
  </w:footnote>
  <w:footnote w:type="continuationSeparator" w:id="0">
    <w:p w:rsidR="006E4734" w:rsidRDefault="006E4734">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DCB" w:rsidRDefault="003B7DCB">
    <w:pPr>
      <w:pStyle w:val="Heade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DCB" w:rsidRDefault="003B7DCB">
    <w:pPr>
      <w:pBdr>
        <w:top w:val="nil"/>
        <w:left w:val="nil"/>
        <w:bottom w:val="single" w:sz="4" w:space="1" w:color="000000"/>
        <w:right w:val="nil"/>
        <w:between w:val="nil"/>
      </w:pBdr>
      <w:tabs>
        <w:tab w:val="center" w:pos="4320"/>
        <w:tab w:val="right" w:pos="8640"/>
        <w:tab w:val="center" w:pos="5220"/>
        <w:tab w:val="right" w:pos="9360"/>
        <w:tab w:val="right" w:pos="10350"/>
      </w:tabs>
      <w:spacing w:line="240" w:lineRule="auto"/>
      <w:ind w:left="0" w:hanging="2"/>
      <w:rPr>
        <w:rFonts w:ascii="Tahoma" w:eastAsia="Tahoma" w:hAnsi="Tahoma" w:cs="Tahoma"/>
        <w:color w:val="000000"/>
        <w:sz w:val="16"/>
        <w:szCs w:val="16"/>
      </w:rPr>
    </w:pPr>
    <w:r>
      <w:rPr>
        <w:rFonts w:ascii="Tahoma" w:eastAsia="Tahoma" w:hAnsi="Tahoma" w:cs="Tahoma"/>
        <w:color w:val="000000"/>
        <w:sz w:val="16"/>
        <w:szCs w:val="16"/>
      </w:rPr>
      <w:t xml:space="preserve">Group 11                                       Express Service Station Document Specification </w:t>
    </w:r>
    <w:r>
      <w:rPr>
        <w:rFonts w:ascii="Tahoma" w:eastAsia="Tahoma" w:hAnsi="Tahoma" w:cs="Tahoma"/>
        <w:color w:val="000000"/>
        <w:sz w:val="16"/>
        <w:szCs w:val="16"/>
      </w:rPr>
      <w:tab/>
      <w:t xml:space="preserve"> Express Service Station</w:t>
    </w:r>
  </w:p>
  <w:p w:rsidR="003B7DCB" w:rsidRDefault="003B7DCB">
    <w:pPr>
      <w:pBdr>
        <w:top w:val="nil"/>
        <w:left w:val="nil"/>
        <w:bottom w:val="nil"/>
        <w:right w:val="nil"/>
        <w:between w:val="nil"/>
      </w:pBdr>
      <w:tabs>
        <w:tab w:val="center" w:pos="4320"/>
        <w:tab w:val="right" w:pos="8640"/>
      </w:tabs>
      <w:spacing w:line="240" w:lineRule="auto"/>
      <w:ind w:left="0" w:hanging="2"/>
      <w:rPr>
        <w:rFonts w:ascii="Arial" w:eastAsia="Arial" w:hAnsi="Arial" w:cs="Arial"/>
        <w:color w:val="FFFFFF"/>
        <w:sz w:val="16"/>
        <w:szCs w:val="16"/>
      </w:rPr>
    </w:pPr>
  </w:p>
  <w:p w:rsidR="003B7DCB" w:rsidRDefault="003B7DCB">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DCB" w:rsidRDefault="003B7DCB">
    <w:pPr>
      <w:pStyle w:val="Heade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6EC"/>
    <w:multiLevelType w:val="multilevel"/>
    <w:tmpl w:val="4FDC0E44"/>
    <w:lvl w:ilvl="0">
      <w:start w:val="1"/>
      <w:numFmt w:val="decimal"/>
      <w:lvlText w:val="%1."/>
      <w:lvlJc w:val="left"/>
      <w:pPr>
        <w:ind w:left="360" w:hanging="360"/>
      </w:pPr>
      <w:rPr>
        <w:vertAlign w:val="baseline"/>
      </w:rPr>
    </w:lvl>
    <w:lvl w:ilvl="1">
      <w:start w:val="1"/>
      <w:numFmt w:val="bullet"/>
      <w:pStyle w:val="SRSH2"/>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 w15:restartNumberingAfterBreak="0">
    <w:nsid w:val="0D8E2F41"/>
    <w:multiLevelType w:val="multilevel"/>
    <w:tmpl w:val="0408F2C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8FB1CF4"/>
    <w:multiLevelType w:val="multilevel"/>
    <w:tmpl w:val="08CCF5C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48042C"/>
    <w:multiLevelType w:val="multilevel"/>
    <w:tmpl w:val="7A20B24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1FD61060"/>
    <w:multiLevelType w:val="multilevel"/>
    <w:tmpl w:val="B1FECA0E"/>
    <w:lvl w:ilvl="0">
      <w:start w:val="1"/>
      <w:numFmt w:val="bullet"/>
      <w:pStyle w:val="SRSH1"/>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5" w15:restartNumberingAfterBreak="0">
    <w:nsid w:val="29345DEF"/>
    <w:multiLevelType w:val="multilevel"/>
    <w:tmpl w:val="DB249F00"/>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6" w15:restartNumberingAfterBreak="0">
    <w:nsid w:val="2A6F15BF"/>
    <w:multiLevelType w:val="multilevel"/>
    <w:tmpl w:val="FC502106"/>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C5F6F56"/>
    <w:multiLevelType w:val="multilevel"/>
    <w:tmpl w:val="2F9835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1E27176"/>
    <w:multiLevelType w:val="hybridMultilevel"/>
    <w:tmpl w:val="15FE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2E2575A"/>
    <w:multiLevelType w:val="hybridMultilevel"/>
    <w:tmpl w:val="B6B23EF6"/>
    <w:lvl w:ilvl="0" w:tplc="0409000B">
      <w:start w:val="1"/>
      <w:numFmt w:val="bullet"/>
      <w:lvlText w:val=""/>
      <w:lvlJc w:val="left"/>
      <w:pPr>
        <w:ind w:left="1500" w:hanging="360"/>
      </w:pPr>
      <w:rPr>
        <w:rFonts w:ascii="Wingdings" w:hAnsi="Wingdings"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0" w15:restartNumberingAfterBreak="0">
    <w:nsid w:val="41C3235A"/>
    <w:multiLevelType w:val="hybridMultilevel"/>
    <w:tmpl w:val="DA4E757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11" w15:restartNumberingAfterBreak="0">
    <w:nsid w:val="48F11180"/>
    <w:multiLevelType w:val="multilevel"/>
    <w:tmpl w:val="FAB6BB5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pStyle w:val="Heading4"/>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pStyle w:val="Heading5"/>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pStyle w:val="Heading6"/>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pStyle w:val="Heading7"/>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pStyle w:val="Heading8"/>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pStyle w:val="Heading9"/>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4B1350AE"/>
    <w:multiLevelType w:val="multilevel"/>
    <w:tmpl w:val="E8103032"/>
    <w:lvl w:ilvl="0">
      <w:start w:val="8"/>
      <w:numFmt w:val="decimal"/>
      <w:lvlText w:val="%1"/>
      <w:lvlJc w:val="left"/>
      <w:pPr>
        <w:ind w:left="1980" w:hanging="360"/>
      </w:pPr>
      <w:rPr>
        <w:b/>
        <w:color w:val="000000"/>
        <w:vertAlign w:val="baseline"/>
      </w:rPr>
    </w:lvl>
    <w:lvl w:ilvl="1">
      <w:start w:val="1"/>
      <w:numFmt w:val="decimal"/>
      <w:lvlText w:val="%1.%2"/>
      <w:lvlJc w:val="left"/>
      <w:pPr>
        <w:ind w:left="4320" w:hanging="360"/>
      </w:pPr>
      <w:rPr>
        <w:sz w:val="24"/>
        <w:szCs w:val="24"/>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216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3240" w:hanging="144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4320" w:hanging="1800"/>
      </w:pPr>
      <w:rPr>
        <w:vertAlign w:val="baseline"/>
      </w:rPr>
    </w:lvl>
    <w:lvl w:ilvl="8">
      <w:start w:val="1"/>
      <w:numFmt w:val="decimal"/>
      <w:lvlText w:val="%1.%2.%3.%4.%5.%6.%7.%8.%9"/>
      <w:lvlJc w:val="left"/>
      <w:pPr>
        <w:ind w:left="4680" w:hanging="1800"/>
      </w:pPr>
      <w:rPr>
        <w:vertAlign w:val="baseline"/>
      </w:rPr>
    </w:lvl>
  </w:abstractNum>
  <w:abstractNum w:abstractNumId="13" w15:restartNumberingAfterBreak="0">
    <w:nsid w:val="520F4897"/>
    <w:multiLevelType w:val="multilevel"/>
    <w:tmpl w:val="FBE673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53786824"/>
    <w:multiLevelType w:val="multilevel"/>
    <w:tmpl w:val="05DAC4AA"/>
    <w:lvl w:ilvl="0">
      <w:start w:val="1"/>
      <w:numFmt w:val="lowerRoman"/>
      <w:lvlText w:val="%1."/>
      <w:lvlJc w:val="righ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5" w15:restartNumberingAfterBreak="0">
    <w:nsid w:val="53C73DA0"/>
    <w:multiLevelType w:val="multilevel"/>
    <w:tmpl w:val="D8442024"/>
    <w:lvl w:ilvl="0">
      <w:start w:val="7"/>
      <w:numFmt w:val="decimal"/>
      <w:lvlText w:val="%1"/>
      <w:lvlJc w:val="left"/>
      <w:pPr>
        <w:ind w:left="360" w:hanging="360"/>
      </w:pPr>
      <w:rPr>
        <w:rFonts w:hint="default"/>
        <w:b/>
      </w:rPr>
    </w:lvl>
    <w:lvl w:ilvl="1">
      <w:start w:val="1"/>
      <w:numFmt w:val="decimal"/>
      <w:lvlText w:val="%1.%2"/>
      <w:lvlJc w:val="left"/>
      <w:pPr>
        <w:ind w:left="358" w:hanging="360"/>
      </w:pPr>
      <w:rPr>
        <w:rFonts w:hint="default"/>
        <w:b/>
      </w:rPr>
    </w:lvl>
    <w:lvl w:ilvl="2">
      <w:start w:val="1"/>
      <w:numFmt w:val="decimal"/>
      <w:lvlText w:val="%1.%2.%3"/>
      <w:lvlJc w:val="left"/>
      <w:pPr>
        <w:ind w:left="716" w:hanging="720"/>
      </w:pPr>
      <w:rPr>
        <w:rFonts w:hint="default"/>
        <w:b/>
      </w:rPr>
    </w:lvl>
    <w:lvl w:ilvl="3">
      <w:start w:val="1"/>
      <w:numFmt w:val="decimal"/>
      <w:lvlText w:val="%1.%2.%3.%4"/>
      <w:lvlJc w:val="left"/>
      <w:pPr>
        <w:ind w:left="1074" w:hanging="1080"/>
      </w:pPr>
      <w:rPr>
        <w:rFonts w:hint="default"/>
        <w:b/>
      </w:rPr>
    </w:lvl>
    <w:lvl w:ilvl="4">
      <w:start w:val="1"/>
      <w:numFmt w:val="decimal"/>
      <w:lvlText w:val="%1.%2.%3.%4.%5"/>
      <w:lvlJc w:val="left"/>
      <w:pPr>
        <w:ind w:left="1072" w:hanging="1080"/>
      </w:pPr>
      <w:rPr>
        <w:rFonts w:hint="default"/>
        <w:b/>
      </w:rPr>
    </w:lvl>
    <w:lvl w:ilvl="5">
      <w:start w:val="1"/>
      <w:numFmt w:val="decimal"/>
      <w:lvlText w:val="%1.%2.%3.%4.%5.%6"/>
      <w:lvlJc w:val="left"/>
      <w:pPr>
        <w:ind w:left="1430" w:hanging="1440"/>
      </w:pPr>
      <w:rPr>
        <w:rFonts w:hint="default"/>
        <w:b/>
      </w:rPr>
    </w:lvl>
    <w:lvl w:ilvl="6">
      <w:start w:val="1"/>
      <w:numFmt w:val="decimal"/>
      <w:lvlText w:val="%1.%2.%3.%4.%5.%6.%7"/>
      <w:lvlJc w:val="left"/>
      <w:pPr>
        <w:ind w:left="1428" w:hanging="1440"/>
      </w:pPr>
      <w:rPr>
        <w:rFonts w:hint="default"/>
        <w:b/>
      </w:rPr>
    </w:lvl>
    <w:lvl w:ilvl="7">
      <w:start w:val="1"/>
      <w:numFmt w:val="decimal"/>
      <w:lvlText w:val="%1.%2.%3.%4.%5.%6.%7.%8"/>
      <w:lvlJc w:val="left"/>
      <w:pPr>
        <w:ind w:left="1786" w:hanging="1800"/>
      </w:pPr>
      <w:rPr>
        <w:rFonts w:hint="default"/>
        <w:b/>
      </w:rPr>
    </w:lvl>
    <w:lvl w:ilvl="8">
      <w:start w:val="1"/>
      <w:numFmt w:val="decimal"/>
      <w:lvlText w:val="%1.%2.%3.%4.%5.%6.%7.%8.%9"/>
      <w:lvlJc w:val="left"/>
      <w:pPr>
        <w:ind w:left="1784" w:hanging="1800"/>
      </w:pPr>
      <w:rPr>
        <w:rFonts w:hint="default"/>
        <w:b/>
      </w:rPr>
    </w:lvl>
  </w:abstractNum>
  <w:abstractNum w:abstractNumId="16" w15:restartNumberingAfterBreak="0">
    <w:nsid w:val="54BB5420"/>
    <w:multiLevelType w:val="multilevel"/>
    <w:tmpl w:val="0F989600"/>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640852F9"/>
    <w:multiLevelType w:val="multilevel"/>
    <w:tmpl w:val="E604AE9C"/>
    <w:lvl w:ilvl="0">
      <w:start w:val="13"/>
      <w:numFmt w:val="decimal"/>
      <w:lvlText w:val="%1"/>
      <w:lvlJc w:val="left"/>
      <w:pPr>
        <w:ind w:left="460" w:hanging="460"/>
      </w:pPr>
      <w:rPr>
        <w:rFonts w:hint="default"/>
      </w:rPr>
    </w:lvl>
    <w:lvl w:ilvl="1">
      <w:start w:val="1"/>
      <w:numFmt w:val="decimal"/>
      <w:lvlText w:val="%1.%2"/>
      <w:lvlJc w:val="left"/>
      <w:pPr>
        <w:ind w:left="280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581312A"/>
    <w:multiLevelType w:val="multilevel"/>
    <w:tmpl w:val="9D8A5C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773B6C45"/>
    <w:multiLevelType w:val="hybridMultilevel"/>
    <w:tmpl w:val="C45EC14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7999237D"/>
    <w:multiLevelType w:val="multilevel"/>
    <w:tmpl w:val="755EF9FC"/>
    <w:lvl w:ilvl="0">
      <w:start w:val="1"/>
      <w:numFmt w:val="lowerRoman"/>
      <w:pStyle w:val="ListBulletFirstItem"/>
      <w:lvlText w:val="%1."/>
      <w:lvlJc w:val="right"/>
      <w:pPr>
        <w:ind w:left="1080" w:hanging="360"/>
      </w:pPr>
      <w:rPr>
        <w:b/>
        <w:sz w:val="20"/>
        <w:szCs w:val="20"/>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1" w15:restartNumberingAfterBreak="0">
    <w:nsid w:val="7BF83763"/>
    <w:multiLevelType w:val="multilevel"/>
    <w:tmpl w:val="01E402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ist-Bulleted"/>
      <w:lvlText w:val="%9."/>
      <w:lvlJc w:val="left"/>
      <w:pPr>
        <w:tabs>
          <w:tab w:val="num" w:pos="6480"/>
        </w:tabs>
        <w:ind w:left="6480" w:hanging="720"/>
      </w:pPr>
    </w:lvl>
  </w:abstractNum>
  <w:num w:numId="1">
    <w:abstractNumId w:val="4"/>
  </w:num>
  <w:num w:numId="2">
    <w:abstractNumId w:val="0"/>
  </w:num>
  <w:num w:numId="3">
    <w:abstractNumId w:val="11"/>
  </w:num>
  <w:num w:numId="4">
    <w:abstractNumId w:val="20"/>
  </w:num>
  <w:num w:numId="5">
    <w:abstractNumId w:val="3"/>
  </w:num>
  <w:num w:numId="6">
    <w:abstractNumId w:val="1"/>
  </w:num>
  <w:num w:numId="7">
    <w:abstractNumId w:val="12"/>
  </w:num>
  <w:num w:numId="8">
    <w:abstractNumId w:val="5"/>
  </w:num>
  <w:num w:numId="9">
    <w:abstractNumId w:val="21"/>
  </w:num>
  <w:num w:numId="10">
    <w:abstractNumId w:val="8"/>
  </w:num>
  <w:num w:numId="11">
    <w:abstractNumId w:val="14"/>
  </w:num>
  <w:num w:numId="12">
    <w:abstractNumId w:val="2"/>
  </w:num>
  <w:num w:numId="13">
    <w:abstractNumId w:val="18"/>
  </w:num>
  <w:num w:numId="14">
    <w:abstractNumId w:val="13"/>
  </w:num>
  <w:num w:numId="15">
    <w:abstractNumId w:val="7"/>
  </w:num>
  <w:num w:numId="16">
    <w:abstractNumId w:val="10"/>
  </w:num>
  <w:num w:numId="17">
    <w:abstractNumId w:val="16"/>
  </w:num>
  <w:num w:numId="18">
    <w:abstractNumId w:val="15"/>
  </w:num>
  <w:num w:numId="19">
    <w:abstractNumId w:val="17"/>
  </w:num>
  <w:num w:numId="20">
    <w:abstractNumId w:val="0"/>
    <w:lvlOverride w:ilvl="0">
      <w:startOverride w:val="13"/>
    </w:lvlOverride>
  </w:num>
  <w:num w:numId="2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C9C"/>
    <w:rsid w:val="00031766"/>
    <w:rsid w:val="00044E5B"/>
    <w:rsid w:val="00065E39"/>
    <w:rsid w:val="00070C71"/>
    <w:rsid w:val="000808B0"/>
    <w:rsid w:val="0008253F"/>
    <w:rsid w:val="0008605A"/>
    <w:rsid w:val="000941D0"/>
    <w:rsid w:val="000944B4"/>
    <w:rsid w:val="000A4F36"/>
    <w:rsid w:val="000C391D"/>
    <w:rsid w:val="000C6D10"/>
    <w:rsid w:val="000D61D0"/>
    <w:rsid w:val="000F2570"/>
    <w:rsid w:val="000F4306"/>
    <w:rsid w:val="00104E40"/>
    <w:rsid w:val="00114417"/>
    <w:rsid w:val="001512C7"/>
    <w:rsid w:val="0015239F"/>
    <w:rsid w:val="00172989"/>
    <w:rsid w:val="001752D0"/>
    <w:rsid w:val="001E2A07"/>
    <w:rsid w:val="001F20E1"/>
    <w:rsid w:val="00202E06"/>
    <w:rsid w:val="00227245"/>
    <w:rsid w:val="0023599B"/>
    <w:rsid w:val="002470CB"/>
    <w:rsid w:val="0026180F"/>
    <w:rsid w:val="002A41C5"/>
    <w:rsid w:val="002A60AF"/>
    <w:rsid w:val="002A6FF2"/>
    <w:rsid w:val="002B4B58"/>
    <w:rsid w:val="002E517A"/>
    <w:rsid w:val="002F0F9F"/>
    <w:rsid w:val="0035601A"/>
    <w:rsid w:val="00361987"/>
    <w:rsid w:val="0036546B"/>
    <w:rsid w:val="003876F7"/>
    <w:rsid w:val="00392DDD"/>
    <w:rsid w:val="003B12FC"/>
    <w:rsid w:val="003B7DCB"/>
    <w:rsid w:val="003E4036"/>
    <w:rsid w:val="00410EAE"/>
    <w:rsid w:val="004370B6"/>
    <w:rsid w:val="00446F3A"/>
    <w:rsid w:val="00465D4F"/>
    <w:rsid w:val="00481338"/>
    <w:rsid w:val="004C6275"/>
    <w:rsid w:val="004D23AB"/>
    <w:rsid w:val="004E1FEF"/>
    <w:rsid w:val="00501A28"/>
    <w:rsid w:val="0053637B"/>
    <w:rsid w:val="00543F31"/>
    <w:rsid w:val="005575AA"/>
    <w:rsid w:val="00584AD4"/>
    <w:rsid w:val="005A22FE"/>
    <w:rsid w:val="005B3FD4"/>
    <w:rsid w:val="005D2BD8"/>
    <w:rsid w:val="005F20AA"/>
    <w:rsid w:val="006044D5"/>
    <w:rsid w:val="0064563A"/>
    <w:rsid w:val="0065657D"/>
    <w:rsid w:val="00666990"/>
    <w:rsid w:val="00667A7C"/>
    <w:rsid w:val="00667F4E"/>
    <w:rsid w:val="006A2174"/>
    <w:rsid w:val="006B35C3"/>
    <w:rsid w:val="006D5AB6"/>
    <w:rsid w:val="006E4734"/>
    <w:rsid w:val="006F4A9E"/>
    <w:rsid w:val="0071426F"/>
    <w:rsid w:val="0071755D"/>
    <w:rsid w:val="00743278"/>
    <w:rsid w:val="007521D2"/>
    <w:rsid w:val="00753947"/>
    <w:rsid w:val="0078411C"/>
    <w:rsid w:val="0078432F"/>
    <w:rsid w:val="00785B18"/>
    <w:rsid w:val="007A0FB1"/>
    <w:rsid w:val="007B067A"/>
    <w:rsid w:val="007F316B"/>
    <w:rsid w:val="00811DF0"/>
    <w:rsid w:val="00822B05"/>
    <w:rsid w:val="00823479"/>
    <w:rsid w:val="00834D8C"/>
    <w:rsid w:val="00836BCA"/>
    <w:rsid w:val="0085386A"/>
    <w:rsid w:val="00857AD0"/>
    <w:rsid w:val="00866C9C"/>
    <w:rsid w:val="00874CF6"/>
    <w:rsid w:val="00880B80"/>
    <w:rsid w:val="008870C3"/>
    <w:rsid w:val="008A5759"/>
    <w:rsid w:val="008D3BCB"/>
    <w:rsid w:val="008D6FE1"/>
    <w:rsid w:val="00916E95"/>
    <w:rsid w:val="00921625"/>
    <w:rsid w:val="00937271"/>
    <w:rsid w:val="009671F6"/>
    <w:rsid w:val="009928E0"/>
    <w:rsid w:val="00994D41"/>
    <w:rsid w:val="009D536B"/>
    <w:rsid w:val="009F5EEF"/>
    <w:rsid w:val="00A034B6"/>
    <w:rsid w:val="00A239B5"/>
    <w:rsid w:val="00A41E0F"/>
    <w:rsid w:val="00A43404"/>
    <w:rsid w:val="00A538E1"/>
    <w:rsid w:val="00A86D4C"/>
    <w:rsid w:val="00A909CF"/>
    <w:rsid w:val="00A92C6D"/>
    <w:rsid w:val="00A95311"/>
    <w:rsid w:val="00A968DA"/>
    <w:rsid w:val="00AA616E"/>
    <w:rsid w:val="00B0166B"/>
    <w:rsid w:val="00B075B8"/>
    <w:rsid w:val="00B11C82"/>
    <w:rsid w:val="00B12A99"/>
    <w:rsid w:val="00B2076B"/>
    <w:rsid w:val="00B27963"/>
    <w:rsid w:val="00B420FA"/>
    <w:rsid w:val="00B54143"/>
    <w:rsid w:val="00B63ED4"/>
    <w:rsid w:val="00B80F0B"/>
    <w:rsid w:val="00BE49B4"/>
    <w:rsid w:val="00BE5DA5"/>
    <w:rsid w:val="00C30942"/>
    <w:rsid w:val="00C41EDE"/>
    <w:rsid w:val="00C46687"/>
    <w:rsid w:val="00C56BFD"/>
    <w:rsid w:val="00C667B8"/>
    <w:rsid w:val="00C821F8"/>
    <w:rsid w:val="00CE4527"/>
    <w:rsid w:val="00D10FEE"/>
    <w:rsid w:val="00D23139"/>
    <w:rsid w:val="00D60A6D"/>
    <w:rsid w:val="00DB4A1B"/>
    <w:rsid w:val="00DE23AF"/>
    <w:rsid w:val="00DE3C5D"/>
    <w:rsid w:val="00DF2C66"/>
    <w:rsid w:val="00E1160B"/>
    <w:rsid w:val="00E17806"/>
    <w:rsid w:val="00E54613"/>
    <w:rsid w:val="00E71FE2"/>
    <w:rsid w:val="00E964B0"/>
    <w:rsid w:val="00E97789"/>
    <w:rsid w:val="00EF3432"/>
    <w:rsid w:val="00F124DC"/>
    <w:rsid w:val="00F169D0"/>
    <w:rsid w:val="00F17312"/>
    <w:rsid w:val="00F20632"/>
    <w:rsid w:val="00F247F2"/>
    <w:rsid w:val="00F473CE"/>
    <w:rsid w:val="00FB0883"/>
    <w:rsid w:val="00FC3457"/>
    <w:rsid w:val="00FD4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430141-498D-430D-8C6D-90B8A6CB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spacing w:before="240" w:after="60"/>
    </w:pPr>
    <w:rPr>
      <w:rFonts w:ascii="Arial" w:hAnsi="Arial" w:cs="Arial"/>
      <w:b/>
      <w:bCs/>
      <w:kern w:val="32"/>
      <w:sz w:val="32"/>
      <w:szCs w:val="32"/>
    </w:rPr>
  </w:style>
  <w:style w:type="paragraph" w:styleId="Heading2">
    <w:name w:val="heading 2"/>
    <w:basedOn w:val="Normal"/>
    <w:next w:val="Normal"/>
    <w:pPr>
      <w:keepNext/>
      <w:spacing w:before="240" w:after="60"/>
      <w:outlineLvl w:val="1"/>
    </w:pPr>
    <w:rPr>
      <w:rFonts w:ascii="Arial" w:hAnsi="Arial" w:cs="Arial"/>
      <w:b/>
      <w:bCs/>
      <w:i/>
      <w:iCs/>
      <w:sz w:val="28"/>
      <w:szCs w:val="28"/>
    </w:rPr>
  </w:style>
  <w:style w:type="paragraph" w:styleId="Heading3">
    <w:name w:val="heading 3"/>
    <w:basedOn w:val="Normal"/>
    <w:next w:val="Normal"/>
    <w:pPr>
      <w:keepNext/>
      <w:spacing w:before="240" w:after="60"/>
      <w:ind w:left="5040"/>
      <w:outlineLvl w:val="2"/>
    </w:pPr>
    <w:rPr>
      <w:rFonts w:ascii="Arial" w:hAnsi="Arial" w:cs="Arial"/>
      <w:sz w:val="28"/>
      <w:szCs w:val="26"/>
    </w:rPr>
  </w:style>
  <w:style w:type="paragraph" w:styleId="Heading4">
    <w:name w:val="heading 4"/>
    <w:basedOn w:val="Normal"/>
    <w:next w:val="Normal"/>
    <w:pPr>
      <w:keepNext/>
      <w:numPr>
        <w:ilvl w:val="3"/>
        <w:numId w:val="3"/>
      </w:numPr>
      <w:ind w:left="-1" w:hanging="1"/>
      <w:outlineLvl w:val="3"/>
    </w:pPr>
    <w:rPr>
      <w:b/>
      <w:bCs/>
    </w:rPr>
  </w:style>
  <w:style w:type="paragraph" w:styleId="Heading5">
    <w:name w:val="heading 5"/>
    <w:basedOn w:val="Normal"/>
    <w:next w:val="Normal"/>
    <w:pPr>
      <w:keepNext/>
      <w:numPr>
        <w:ilvl w:val="4"/>
        <w:numId w:val="3"/>
      </w:numPr>
      <w:ind w:left="-1" w:hanging="1"/>
      <w:outlineLvl w:val="4"/>
    </w:pPr>
    <w:rPr>
      <w:b/>
      <w:bCs/>
    </w:rPr>
  </w:style>
  <w:style w:type="paragraph" w:styleId="Heading6">
    <w:name w:val="heading 6"/>
    <w:basedOn w:val="Normal"/>
    <w:next w:val="Normal"/>
    <w:pPr>
      <w:keepNext/>
      <w:numPr>
        <w:ilvl w:val="5"/>
        <w:numId w:val="3"/>
      </w:numPr>
      <w:ind w:left="-1" w:hanging="1"/>
      <w:jc w:val="center"/>
      <w:outlineLvl w:val="5"/>
    </w:pPr>
    <w:rPr>
      <w:b/>
      <w:bCs/>
      <w:sz w:val="72"/>
    </w:rPr>
  </w:style>
  <w:style w:type="paragraph" w:styleId="Heading7">
    <w:name w:val="heading 7"/>
    <w:basedOn w:val="Normal"/>
    <w:next w:val="Normal"/>
    <w:pPr>
      <w:numPr>
        <w:ilvl w:val="6"/>
        <w:numId w:val="3"/>
      </w:numPr>
      <w:spacing w:before="240" w:after="60"/>
      <w:ind w:left="-1" w:hanging="1"/>
      <w:outlineLvl w:val="6"/>
    </w:pPr>
  </w:style>
  <w:style w:type="paragraph" w:styleId="Heading8">
    <w:name w:val="heading 8"/>
    <w:basedOn w:val="Normal"/>
    <w:next w:val="Normal"/>
    <w:pPr>
      <w:numPr>
        <w:ilvl w:val="7"/>
        <w:numId w:val="3"/>
      </w:numPr>
      <w:spacing w:before="240" w:after="60"/>
      <w:ind w:left="-1" w:hanging="1"/>
      <w:outlineLvl w:val="7"/>
    </w:pPr>
    <w:rPr>
      <w:i/>
      <w:iCs/>
    </w:rPr>
  </w:style>
  <w:style w:type="paragraph" w:styleId="Heading9">
    <w:name w:val="heading 9"/>
    <w:basedOn w:val="Normal"/>
    <w:next w:val="Normal"/>
    <w:pPr>
      <w:numPr>
        <w:ilvl w:val="8"/>
        <w:numId w:val="3"/>
      </w:numPr>
      <w:spacing w:before="240" w:after="60"/>
      <w:ind w:left="-1" w:hanging="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rFonts w:ascii="Arial" w:hAnsi="Arial" w:cs="Arial"/>
      <w:b/>
      <w:bCs/>
      <w:kern w:val="28"/>
      <w:sz w:val="32"/>
      <w:szCs w:val="32"/>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TOC1">
    <w:name w:val="toc 1"/>
    <w:basedOn w:val="Normal"/>
    <w:next w:val="Normal"/>
    <w:pPr>
      <w:tabs>
        <w:tab w:val="left" w:pos="360"/>
        <w:tab w:val="right" w:leader="dot" w:pos="9350"/>
      </w:tabs>
      <w:spacing w:before="240" w:after="120"/>
    </w:pPr>
    <w:rPr>
      <w:b/>
      <w:bCs/>
    </w:rPr>
  </w:style>
  <w:style w:type="paragraph" w:styleId="TOC2">
    <w:name w:val="toc 2"/>
    <w:basedOn w:val="Normal"/>
    <w:next w:val="Normal"/>
    <w:pPr>
      <w:spacing w:before="120"/>
      <w:ind w:left="240"/>
    </w:pPr>
    <w:rPr>
      <w:i/>
      <w:iCs/>
    </w:rPr>
  </w:style>
  <w:style w:type="paragraph" w:styleId="TOC3">
    <w:name w:val="toc 3"/>
    <w:basedOn w:val="Normal"/>
    <w:next w:val="Normal"/>
    <w:pPr>
      <w:tabs>
        <w:tab w:val="left" w:pos="1440"/>
        <w:tab w:val="right" w:leader="dot" w:pos="9350"/>
      </w:tabs>
      <w:ind w:left="720"/>
    </w:pPr>
    <w:rPr>
      <w:noProof/>
      <w:sz w:val="20"/>
    </w:r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character" w:styleId="Hyperlink">
    <w:name w:val="Hyperlink"/>
    <w:rPr>
      <w:color w:val="0000FF"/>
      <w:w w:val="100"/>
      <w:position w:val="-1"/>
      <w:u w:val="single"/>
      <w:effect w:val="none"/>
      <w:vertAlign w:val="baseline"/>
      <w:cs w:val="0"/>
      <w:em w:val="none"/>
    </w:rPr>
  </w:style>
  <w:style w:type="paragraph" w:styleId="BodyTextIndent">
    <w:name w:val="Body Text Indent"/>
    <w:basedOn w:val="Normal"/>
    <w:pPr>
      <w:ind w:left="360"/>
    </w:pPr>
  </w:style>
  <w:style w:type="paragraph" w:styleId="NormalWeb">
    <w:name w:val="Normal (Web)"/>
    <w:basedOn w:val="Normal"/>
    <w:uiPriority w:val="99"/>
    <w:pPr>
      <w:spacing w:before="100" w:beforeAutospacing="1" w:after="100" w:afterAutospacing="1"/>
    </w:pPr>
    <w:rPr>
      <w:sz w:val="16"/>
      <w:szCs w:val="16"/>
    </w:rPr>
  </w:style>
  <w:style w:type="paragraph" w:customStyle="1" w:styleId="title1">
    <w:name w:val="title1"/>
    <w:basedOn w:val="Normal"/>
    <w:pPr>
      <w:jc w:val="center"/>
    </w:pPr>
  </w:style>
  <w:style w:type="paragraph" w:styleId="BodyText">
    <w:name w:val="Body Text"/>
    <w:basedOn w:val="Normal"/>
    <w:pPr>
      <w:jc w:val="center"/>
    </w:pPr>
  </w:style>
  <w:style w:type="paragraph" w:customStyle="1" w:styleId="title2">
    <w:name w:val="title 2"/>
    <w:basedOn w:val="Normal"/>
    <w:rPr>
      <w:b/>
      <w:i/>
      <w:sz w:val="20"/>
    </w:rPr>
  </w:style>
  <w:style w:type="paragraph" w:styleId="BodyText2">
    <w:name w:val="Body Text 2"/>
    <w:basedOn w:val="Normal"/>
    <w:rPr>
      <w:i/>
      <w:iCs/>
    </w:rPr>
  </w:style>
  <w:style w:type="paragraph" w:customStyle="1" w:styleId="SRSH1">
    <w:name w:val="SRSH1"/>
    <w:basedOn w:val="Heading1"/>
    <w:pPr>
      <w:numPr>
        <w:numId w:val="1"/>
      </w:numPr>
      <w:ind w:left="-1" w:hanging="1"/>
    </w:pPr>
    <w:rPr>
      <w:rFonts w:ascii="Verdana" w:hAnsi="Verdana"/>
      <w:sz w:val="22"/>
    </w:rPr>
  </w:style>
  <w:style w:type="paragraph" w:customStyle="1" w:styleId="SRSH2">
    <w:name w:val="SRSH2"/>
    <w:basedOn w:val="Heading2"/>
    <w:pPr>
      <w:numPr>
        <w:ilvl w:val="1"/>
        <w:numId w:val="2"/>
      </w:numPr>
      <w:ind w:left="-1" w:hanging="1"/>
    </w:pPr>
    <w:rPr>
      <w:i w:val="0"/>
      <w:sz w:val="24"/>
    </w:rPr>
  </w:style>
  <w:style w:type="paragraph" w:customStyle="1" w:styleId="h1">
    <w:name w:val="h1"/>
    <w:basedOn w:val="Normal"/>
    <w:rPr>
      <w:rFonts w:ascii="Arial" w:hAnsi="Arial"/>
      <w:b/>
      <w:sz w:val="28"/>
    </w:rPr>
  </w:style>
  <w:style w:type="paragraph" w:customStyle="1" w:styleId="H2">
    <w:name w:val="H2"/>
    <w:basedOn w:val="Normal"/>
    <w:rPr>
      <w:b/>
      <w:sz w:val="28"/>
    </w:rPr>
  </w:style>
  <w:style w:type="paragraph" w:customStyle="1" w:styleId="H3">
    <w:name w:val="H3"/>
    <w:basedOn w:val="Normal"/>
    <w:rPr>
      <w:b/>
    </w:rPr>
  </w:style>
  <w:style w:type="paragraph" w:styleId="BodyText3">
    <w:name w:val="Body Text 3"/>
    <w:basedOn w:val="Normal"/>
    <w:rPr>
      <w:sz w:val="20"/>
    </w:rPr>
  </w:style>
  <w:style w:type="character" w:styleId="FollowedHyperlink">
    <w:name w:val="FollowedHyperlink"/>
    <w:rPr>
      <w:color w:val="800080"/>
      <w:w w:val="100"/>
      <w:position w:val="-1"/>
      <w:u w:val="single"/>
      <w:effect w:val="none"/>
      <w:vertAlign w:val="baseline"/>
      <w:cs w:val="0"/>
      <w:em w:val="none"/>
    </w:rPr>
  </w:style>
  <w:style w:type="paragraph" w:customStyle="1" w:styleId="doctitle">
    <w:name w:val="doctitle"/>
    <w:basedOn w:val="Normal"/>
    <w:pPr>
      <w:spacing w:before="720" w:after="240"/>
      <w:jc w:val="center"/>
    </w:pPr>
    <w:rPr>
      <w:rFonts w:ascii="Century Gothic" w:hAnsi="Century Gothic"/>
      <w:b/>
      <w:bCs/>
      <w:sz w:val="72"/>
    </w:rPr>
  </w:style>
  <w:style w:type="paragraph" w:styleId="Header">
    <w:name w:val="header"/>
    <w:basedOn w:val="Normal"/>
    <w:pPr>
      <w:tabs>
        <w:tab w:val="center" w:pos="4320"/>
        <w:tab w:val="right" w:pos="8640"/>
      </w:tabs>
    </w:pPr>
  </w:style>
  <w:style w:type="paragraph" w:customStyle="1" w:styleId="special">
    <w:name w:val="special"/>
    <w:basedOn w:val="doctitle"/>
    <w:pPr>
      <w:spacing w:before="0" w:after="0"/>
      <w:jc w:val="left"/>
    </w:pPr>
    <w:rPr>
      <w:rFonts w:ascii="Arial" w:hAnsi="Arial"/>
      <w:shadow/>
      <w:sz w:val="28"/>
    </w:rPr>
  </w:style>
  <w:style w:type="character" w:styleId="HTMLVariable">
    <w:name w:val="HTML Variable"/>
    <w:rPr>
      <w:i/>
      <w:iCs/>
      <w:w w:val="100"/>
      <w:position w:val="-1"/>
      <w:effect w:val="none"/>
      <w:vertAlign w:val="baseline"/>
      <w:cs w:val="0"/>
      <w:em w:val="none"/>
    </w:rPr>
  </w:style>
  <w:style w:type="paragraph" w:styleId="Subtitle">
    <w:name w:val="Subtitle"/>
    <w:basedOn w:val="Normal"/>
    <w:pPr>
      <w:keepNext/>
      <w:spacing w:before="240" w:after="60"/>
      <w:jc w:val="both"/>
    </w:pPr>
    <w:rPr>
      <w:rFonts w:ascii="Verdana" w:eastAsia="Verdana" w:hAnsi="Verdana" w:cs="Verdana"/>
      <w:b/>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customStyle="1" w:styleId="ListBulletFirstItem">
    <w:name w:val="List Bullet First Item"/>
    <w:basedOn w:val="Normal"/>
    <w:pPr>
      <w:numPr>
        <w:numId w:val="4"/>
      </w:numPr>
      <w:spacing w:before="120"/>
      <w:ind w:left="-1" w:hanging="1"/>
    </w:pPr>
    <w:rPr>
      <w:rFonts w:ascii="Verdana" w:hAnsi="Verdana"/>
      <w:sz w:val="20"/>
      <w:szCs w:val="20"/>
    </w:rPr>
  </w:style>
  <w:style w:type="paragraph" w:styleId="BodyTextIndent2">
    <w:name w:val="Body Text Indent 2"/>
    <w:basedOn w:val="Normal"/>
    <w:pPr>
      <w:ind w:left="360"/>
      <w:jc w:val="both"/>
    </w:pPr>
    <w:rPr>
      <w:i/>
      <w:sz w:val="20"/>
    </w:rPr>
  </w:style>
  <w:style w:type="paragraph" w:styleId="BodyTextIndent3">
    <w:name w:val="Body Text Indent 3"/>
    <w:basedOn w:val="Normal"/>
    <w:pPr>
      <w:ind w:left="390"/>
      <w:jc w:val="both"/>
    </w:pPr>
    <w:rPr>
      <w:i/>
      <w:sz w:val="20"/>
    </w:rPr>
  </w:style>
  <w:style w:type="paragraph" w:customStyle="1" w:styleId="List-Bulleted">
    <w:name w:val="List - Bulleted"/>
    <w:basedOn w:val="Normal"/>
    <w:pPr>
      <w:numPr>
        <w:ilvl w:val="10"/>
        <w:numId w:val="9"/>
      </w:numPr>
      <w:overflowPunct w:val="0"/>
      <w:autoSpaceDE w:val="0"/>
      <w:autoSpaceDN w:val="0"/>
      <w:adjustRightInd w:val="0"/>
      <w:spacing w:after="120"/>
      <w:ind w:left="360" w:hanging="360"/>
      <w:jc w:val="both"/>
      <w:textAlignment w:val="baseline"/>
    </w:pPr>
    <w:rPr>
      <w:sz w:val="20"/>
      <w:szCs w:val="20"/>
    </w:rPr>
  </w:style>
  <w:style w:type="paragraph" w:styleId="FootnoteText">
    <w:name w:val="footnote text"/>
    <w:basedOn w:val="Normal"/>
    <w:pPr>
      <w:overflowPunct w:val="0"/>
      <w:autoSpaceDE w:val="0"/>
      <w:autoSpaceDN w:val="0"/>
      <w:adjustRightInd w:val="0"/>
      <w:spacing w:after="120"/>
      <w:jc w:val="both"/>
      <w:textAlignment w:val="baseline"/>
    </w:pPr>
    <w:rPr>
      <w:sz w:val="18"/>
      <w:szCs w:val="20"/>
    </w:rPr>
  </w:style>
  <w:style w:type="paragraph" w:styleId="ListParagraph">
    <w:name w:val="List Paragraph"/>
    <w:basedOn w:val="Normal"/>
    <w:uiPriority w:val="34"/>
    <w:qFormat/>
    <w:pPr>
      <w:spacing w:after="160" w:line="259" w:lineRule="auto"/>
      <w:ind w:left="720"/>
      <w:contextualSpacing/>
    </w:pPr>
    <w:rPr>
      <w:rFonts w:ascii="Calibri" w:eastAsia="Calibri" w:hAnsi="Calibri"/>
      <w:sz w:val="22"/>
      <w:szCs w:val="22"/>
    </w:rPr>
  </w:style>
  <w:style w:type="paragraph" w:styleId="Caption">
    <w:name w:val="caption"/>
    <w:basedOn w:val="Normal"/>
    <w:next w:val="Normal"/>
    <w:qFormat/>
    <w:rPr>
      <w:b/>
      <w:bCs/>
      <w:sz w:val="20"/>
      <w:szCs w:val="20"/>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paragraph" w:customStyle="1" w:styleId="Booknormal">
    <w:name w:val="Booknormal"/>
    <w:basedOn w:val="Normal"/>
    <w:rsid w:val="0008605A"/>
    <w:pPr>
      <w:suppressAutoHyphens w:val="0"/>
      <w:spacing w:line="240" w:lineRule="auto"/>
      <w:ind w:leftChars="0" w:left="0" w:firstLineChars="0" w:firstLine="0"/>
      <w:textDirection w:val="lrTb"/>
      <w:textAlignment w:val="auto"/>
      <w:outlineLvl w:val="9"/>
    </w:pPr>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mrmahir.com/car-wash-servic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rmahir.com/car-wash-services" TargetMode="External"/><Relationship Id="rId24" Type="http://schemas.openxmlformats.org/officeDocument/2006/relationships/image" Target="media/image14.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limestoneservicestation.com/appointments/" TargetMode="External"/><Relationship Id="rId36" Type="http://schemas.openxmlformats.org/officeDocument/2006/relationships/fontTable" Target="fontTable.xml"/><Relationship Id="rId10" Type="http://schemas.openxmlformats.org/officeDocument/2006/relationships/hyperlink" Target="http://limestoneservicestation.com/appointments/"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nYCe62Xiegt64i/paHgWW7K7Kw==">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55CE1F-C51C-4203-9DBF-F5B6CF81B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35</Pages>
  <Words>5647</Words>
  <Characters>32194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Javed</dc:creator>
  <cp:lastModifiedBy>Windows User</cp:lastModifiedBy>
  <cp:revision>136</cp:revision>
  <dcterms:created xsi:type="dcterms:W3CDTF">2020-12-25T15:01:00Z</dcterms:created>
  <dcterms:modified xsi:type="dcterms:W3CDTF">2022-01-17T07:35:00Z</dcterms:modified>
</cp:coreProperties>
</file>